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people.xml" ContentType="application/vnd.openxmlformats-officedocument.wordprocessingml.people+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40F68" w14:textId="77777777" w:rsidR="003B7BB3" w:rsidRDefault="003B7BB3" w:rsidP="003B7BB3">
      <w:pPr>
        <w:pStyle w:val="Standard"/>
        <w:ind w:left="283"/>
        <w:rPr>
          <w:b/>
        </w:rPr>
      </w:pPr>
      <w:r>
        <w:rPr>
          <w:b/>
        </w:rPr>
        <w:t>ACTIVITY: RAW MATERIAL HANDLING SYSTEM MAINTENANCE</w:t>
      </w:r>
    </w:p>
    <w:p w14:paraId="214FF8CD" w14:textId="77777777" w:rsidR="003B7BB3" w:rsidRDefault="003B7BB3" w:rsidP="003B7BB3">
      <w:pPr>
        <w:rPr>
          <w:sz w:val="24"/>
        </w:rPr>
      </w:pPr>
    </w:p>
    <w:p w14:paraId="1408993B" w14:textId="77777777" w:rsidR="003B7BB3" w:rsidRDefault="003B7BB3" w:rsidP="003B7BB3">
      <w:pPr>
        <w:rPr>
          <w:sz w:val="24"/>
        </w:rPr>
      </w:pPr>
    </w:p>
    <w:p w14:paraId="28EB2E39" w14:textId="77777777" w:rsidR="003B7BB3" w:rsidRDefault="003B7BB3" w:rsidP="003B7BB3">
      <w:pPr>
        <w:numPr>
          <w:ilvl w:val="0"/>
          <w:numId w:val="3"/>
        </w:numPr>
        <w:rPr>
          <w:sz w:val="24"/>
        </w:rPr>
      </w:pPr>
      <w:r>
        <w:rPr>
          <w:sz w:val="24"/>
        </w:rPr>
        <w:t>Objective</w:t>
      </w:r>
      <w:r>
        <w:rPr>
          <w:sz w:val="24"/>
        </w:rPr>
        <w:tab/>
        <w:t>: -  Safe and quality maintenance of conveyor belts for optimum output</w:t>
      </w:r>
    </w:p>
    <w:p w14:paraId="6159069D" w14:textId="77777777" w:rsidR="003B7BB3" w:rsidRDefault="003B7BB3" w:rsidP="003B7BB3">
      <w:pPr>
        <w:numPr>
          <w:ilvl w:val="0"/>
          <w:numId w:val="3"/>
        </w:numPr>
        <w:jc w:val="both"/>
        <w:rPr>
          <w:sz w:val="24"/>
        </w:rPr>
      </w:pPr>
      <w:r>
        <w:rPr>
          <w:sz w:val="24"/>
        </w:rPr>
        <w:t>Scope: - All conveyor belts at PID including Plant No.5, Plant No.8 and Slag Dryer Plant.</w:t>
      </w:r>
    </w:p>
    <w:p w14:paraId="2F5FA0EF" w14:textId="77777777" w:rsidR="003B7BB3" w:rsidRDefault="003B7BB3" w:rsidP="003B7BB3">
      <w:pPr>
        <w:numPr>
          <w:ilvl w:val="0"/>
          <w:numId w:val="3"/>
        </w:numPr>
        <w:jc w:val="both"/>
        <w:rPr>
          <w:sz w:val="24"/>
        </w:rPr>
      </w:pPr>
      <w:r>
        <w:rPr>
          <w:sz w:val="24"/>
        </w:rPr>
        <w:t>Ref.: - Conveyor belts maintenance manual</w:t>
      </w:r>
    </w:p>
    <w:p w14:paraId="02ADB9E2" w14:textId="77777777" w:rsidR="003B7BB3" w:rsidRDefault="003B7BB3" w:rsidP="003B7BB3">
      <w:pPr>
        <w:numPr>
          <w:ilvl w:val="0"/>
          <w:numId w:val="3"/>
        </w:numPr>
        <w:jc w:val="both"/>
        <w:rPr>
          <w:sz w:val="24"/>
        </w:rPr>
      </w:pPr>
      <w:r>
        <w:rPr>
          <w:sz w:val="24"/>
        </w:rPr>
        <w:t>Responsibility: - Engineer- in- charge &amp; Maintenance fitter on the job</w:t>
      </w:r>
    </w:p>
    <w:p w14:paraId="5DC0CA66" w14:textId="77777777" w:rsidR="003B7BB3" w:rsidRDefault="003B7BB3" w:rsidP="003B7BB3">
      <w:pPr>
        <w:jc w:val="both"/>
        <w:rPr>
          <w:b/>
          <w:sz w:val="24"/>
        </w:rPr>
      </w:pPr>
    </w:p>
    <w:p w14:paraId="482186D8" w14:textId="77777777" w:rsidR="003B7BB3" w:rsidRDefault="003B7BB3" w:rsidP="003B7BB3">
      <w:pPr>
        <w:pStyle w:val="BodyText2"/>
      </w:pPr>
      <w:r>
        <w:t>PPE to be used</w:t>
      </w:r>
      <w:r>
        <w:tab/>
        <w:t>:</w:t>
      </w:r>
    </w:p>
    <w:p w14:paraId="493EEA81" w14:textId="77777777" w:rsidR="003B7BB3" w:rsidRDefault="003B7BB3" w:rsidP="003B7BB3">
      <w:pPr>
        <w:jc w:val="both"/>
        <w:rPr>
          <w:sz w:val="24"/>
        </w:rPr>
      </w:pPr>
    </w:p>
    <w:p w14:paraId="0DB72F22" w14:textId="77777777" w:rsidR="003B7BB3" w:rsidRDefault="003B7BB3" w:rsidP="003B7BB3">
      <w:pPr>
        <w:numPr>
          <w:ilvl w:val="0"/>
          <w:numId w:val="1"/>
        </w:numPr>
        <w:jc w:val="both"/>
        <w:rPr>
          <w:sz w:val="24"/>
        </w:rPr>
      </w:pPr>
      <w:r>
        <w:rPr>
          <w:sz w:val="24"/>
        </w:rPr>
        <w:t>Helmet, safety shoes, dust mask, hand gloves and  goggles, CO monitor full body safety harness</w:t>
      </w:r>
    </w:p>
    <w:p w14:paraId="4797DDC7" w14:textId="77777777" w:rsidR="003B7BB3" w:rsidRDefault="003B7BB3" w:rsidP="003B7BB3">
      <w:pPr>
        <w:jc w:val="both"/>
        <w:rPr>
          <w:sz w:val="24"/>
        </w:rPr>
      </w:pPr>
    </w:p>
    <w:p w14:paraId="2823FE80" w14:textId="77777777" w:rsidR="003B7BB3" w:rsidRDefault="003B7BB3" w:rsidP="003B7BB3">
      <w:pPr>
        <w:numPr>
          <w:ilvl w:val="0"/>
          <w:numId w:val="9"/>
        </w:numPr>
        <w:jc w:val="both"/>
        <w:rPr>
          <w:sz w:val="24"/>
        </w:rPr>
      </w:pPr>
      <w:r>
        <w:rPr>
          <w:sz w:val="24"/>
        </w:rPr>
        <w:t>Activity No 1</w:t>
      </w:r>
      <w:r>
        <w:rPr>
          <w:sz w:val="24"/>
        </w:rPr>
        <w:tab/>
      </w:r>
      <w:r>
        <w:rPr>
          <w:sz w:val="24"/>
        </w:rPr>
        <w:tab/>
        <w:t>:</w:t>
      </w:r>
      <w:r>
        <w:rPr>
          <w:sz w:val="24"/>
        </w:rPr>
        <w:tab/>
        <w:t>Conveyor belt changing</w:t>
      </w:r>
    </w:p>
    <w:p w14:paraId="07E73ADD" w14:textId="77777777" w:rsidR="003B7BB3" w:rsidRDefault="003B7BB3" w:rsidP="003B7BB3">
      <w:pPr>
        <w:pStyle w:val="WW-BodyText2"/>
        <w:tabs>
          <w:tab w:val="clear" w:pos="720"/>
          <w:tab w:val="clear" w:pos="1800"/>
        </w:tabs>
        <w:suppressAutoHyphens w:val="0"/>
      </w:pPr>
      <w:r>
        <w:t xml:space="preserve">      Activity No 2</w:t>
      </w:r>
      <w:r>
        <w:tab/>
      </w:r>
      <w:r>
        <w:tab/>
        <w:t xml:space="preserve">: </w:t>
      </w:r>
      <w:r>
        <w:tab/>
        <w:t>Joining belt by hot vulcanizing.</w:t>
      </w:r>
    </w:p>
    <w:p w14:paraId="4CC9D2E7" w14:textId="77777777" w:rsidR="003B7BB3" w:rsidRDefault="003B7BB3" w:rsidP="003B7BB3">
      <w:pPr>
        <w:numPr>
          <w:ilvl w:val="0"/>
          <w:numId w:val="9"/>
        </w:numPr>
        <w:jc w:val="both"/>
        <w:rPr>
          <w:sz w:val="24"/>
        </w:rPr>
      </w:pPr>
      <w:r>
        <w:rPr>
          <w:sz w:val="24"/>
        </w:rPr>
        <w:t>Activity No 3</w:t>
      </w:r>
      <w:r>
        <w:rPr>
          <w:sz w:val="24"/>
        </w:rPr>
        <w:tab/>
      </w:r>
      <w:r>
        <w:rPr>
          <w:sz w:val="24"/>
        </w:rPr>
        <w:tab/>
        <w:t xml:space="preserve">: </w:t>
      </w:r>
      <w:r>
        <w:rPr>
          <w:sz w:val="24"/>
        </w:rPr>
        <w:tab/>
        <w:t xml:space="preserve">Joining belt by Fasteners  </w:t>
      </w:r>
    </w:p>
    <w:p w14:paraId="75ACBE9B" w14:textId="77777777" w:rsidR="003B7BB3" w:rsidRDefault="003B7BB3" w:rsidP="003B7BB3">
      <w:pPr>
        <w:numPr>
          <w:ilvl w:val="0"/>
          <w:numId w:val="9"/>
        </w:numPr>
        <w:jc w:val="both"/>
        <w:rPr>
          <w:sz w:val="24"/>
        </w:rPr>
      </w:pPr>
      <w:r>
        <w:rPr>
          <w:sz w:val="24"/>
        </w:rPr>
        <w:t>Activity No 4</w:t>
      </w:r>
      <w:r>
        <w:rPr>
          <w:sz w:val="24"/>
        </w:rPr>
        <w:tab/>
      </w:r>
      <w:r>
        <w:rPr>
          <w:sz w:val="24"/>
        </w:rPr>
        <w:tab/>
        <w:t xml:space="preserve">: </w:t>
      </w:r>
      <w:r>
        <w:rPr>
          <w:sz w:val="24"/>
        </w:rPr>
        <w:tab/>
        <w:t>Changing of conveyor belt drum</w:t>
      </w:r>
    </w:p>
    <w:p w14:paraId="7F194694" w14:textId="77777777" w:rsidR="003B7BB3" w:rsidRDefault="003B7BB3" w:rsidP="003B7BB3">
      <w:pPr>
        <w:numPr>
          <w:ilvl w:val="0"/>
          <w:numId w:val="9"/>
        </w:numPr>
        <w:jc w:val="both"/>
        <w:rPr>
          <w:sz w:val="24"/>
        </w:rPr>
      </w:pPr>
      <w:r>
        <w:rPr>
          <w:sz w:val="24"/>
        </w:rPr>
        <w:t>Activity No 5</w:t>
      </w:r>
      <w:r>
        <w:rPr>
          <w:sz w:val="24"/>
        </w:rPr>
        <w:tab/>
      </w:r>
      <w:r>
        <w:rPr>
          <w:sz w:val="24"/>
        </w:rPr>
        <w:tab/>
        <w:t xml:space="preserve">: </w:t>
      </w:r>
      <w:r>
        <w:rPr>
          <w:sz w:val="24"/>
        </w:rPr>
        <w:tab/>
        <w:t>Changing of gear box</w:t>
      </w:r>
    </w:p>
    <w:p w14:paraId="07B588CA" w14:textId="77777777" w:rsidR="003B7BB3" w:rsidRDefault="003B7BB3" w:rsidP="003B7BB3">
      <w:pPr>
        <w:numPr>
          <w:ilvl w:val="0"/>
          <w:numId w:val="9"/>
        </w:numPr>
        <w:jc w:val="both"/>
        <w:rPr>
          <w:sz w:val="24"/>
        </w:rPr>
      </w:pPr>
      <w:r>
        <w:rPr>
          <w:sz w:val="24"/>
        </w:rPr>
        <w:t>Activity No 6</w:t>
      </w:r>
      <w:r>
        <w:rPr>
          <w:sz w:val="24"/>
        </w:rPr>
        <w:tab/>
      </w:r>
      <w:r>
        <w:rPr>
          <w:sz w:val="24"/>
        </w:rPr>
        <w:tab/>
        <w:t xml:space="preserve">: </w:t>
      </w:r>
      <w:r>
        <w:rPr>
          <w:sz w:val="24"/>
        </w:rPr>
        <w:tab/>
        <w:t>Changing of motor</w:t>
      </w:r>
    </w:p>
    <w:p w14:paraId="5A4D6BF2" w14:textId="77777777" w:rsidR="003B7BB3" w:rsidRDefault="003B7BB3" w:rsidP="003B7BB3">
      <w:pPr>
        <w:numPr>
          <w:ilvl w:val="0"/>
          <w:numId w:val="9"/>
        </w:numPr>
        <w:jc w:val="both"/>
        <w:rPr>
          <w:sz w:val="24"/>
        </w:rPr>
      </w:pPr>
      <w:r>
        <w:rPr>
          <w:sz w:val="24"/>
        </w:rPr>
        <w:t>Activity No 7</w:t>
      </w:r>
      <w:r>
        <w:rPr>
          <w:sz w:val="24"/>
        </w:rPr>
        <w:tab/>
      </w:r>
      <w:r>
        <w:rPr>
          <w:sz w:val="24"/>
        </w:rPr>
        <w:tab/>
        <w:t xml:space="preserve">: </w:t>
      </w:r>
      <w:r>
        <w:rPr>
          <w:sz w:val="24"/>
        </w:rPr>
        <w:tab/>
        <w:t>Carrying roller/ bracket changing</w:t>
      </w:r>
    </w:p>
    <w:p w14:paraId="67331674" w14:textId="77777777" w:rsidR="003B7BB3" w:rsidRDefault="003B7BB3" w:rsidP="003B7BB3">
      <w:pPr>
        <w:numPr>
          <w:ilvl w:val="0"/>
          <w:numId w:val="9"/>
        </w:numPr>
        <w:jc w:val="both"/>
        <w:rPr>
          <w:sz w:val="24"/>
        </w:rPr>
      </w:pPr>
      <w:r>
        <w:rPr>
          <w:sz w:val="24"/>
        </w:rPr>
        <w:t>Activity No 8</w:t>
      </w:r>
      <w:r>
        <w:rPr>
          <w:sz w:val="24"/>
        </w:rPr>
        <w:tab/>
      </w:r>
      <w:r>
        <w:rPr>
          <w:sz w:val="24"/>
        </w:rPr>
        <w:tab/>
        <w:t xml:space="preserve">: </w:t>
      </w:r>
      <w:r>
        <w:rPr>
          <w:sz w:val="24"/>
        </w:rPr>
        <w:tab/>
        <w:t>Working above conveyor belt</w:t>
      </w:r>
    </w:p>
    <w:p w14:paraId="2DF13D6E" w14:textId="77777777" w:rsidR="003B7BB3" w:rsidRDefault="003B7BB3" w:rsidP="003B7BB3">
      <w:pPr>
        <w:numPr>
          <w:ilvl w:val="0"/>
          <w:numId w:val="9"/>
        </w:numPr>
        <w:jc w:val="both"/>
        <w:rPr>
          <w:sz w:val="24"/>
        </w:rPr>
      </w:pPr>
      <w:r>
        <w:rPr>
          <w:sz w:val="24"/>
        </w:rPr>
        <w:t>Activity No 9</w:t>
      </w:r>
      <w:r>
        <w:rPr>
          <w:sz w:val="24"/>
        </w:rPr>
        <w:tab/>
      </w:r>
      <w:r>
        <w:rPr>
          <w:sz w:val="24"/>
        </w:rPr>
        <w:tab/>
        <w:t xml:space="preserve">: </w:t>
      </w:r>
      <w:r>
        <w:rPr>
          <w:sz w:val="24"/>
        </w:rPr>
        <w:tab/>
        <w:t>Working below conveyor belt</w:t>
      </w:r>
    </w:p>
    <w:p w14:paraId="1ACE5DE9" w14:textId="77777777" w:rsidR="003B7BB3" w:rsidRDefault="003B7BB3" w:rsidP="003B7BB3">
      <w:pPr>
        <w:numPr>
          <w:ilvl w:val="0"/>
          <w:numId w:val="9"/>
        </w:numPr>
        <w:jc w:val="both"/>
        <w:rPr>
          <w:sz w:val="24"/>
        </w:rPr>
      </w:pPr>
      <w:r>
        <w:rPr>
          <w:sz w:val="24"/>
        </w:rPr>
        <w:t>Activity No 10</w:t>
      </w:r>
      <w:r>
        <w:rPr>
          <w:sz w:val="24"/>
        </w:rPr>
        <w:tab/>
        <w:t xml:space="preserve">            : </w:t>
      </w:r>
      <w:r>
        <w:rPr>
          <w:sz w:val="24"/>
        </w:rPr>
        <w:tab/>
        <w:t>Changing of gate</w:t>
      </w:r>
    </w:p>
    <w:p w14:paraId="79F568EA" w14:textId="77777777" w:rsidR="003B7BB3" w:rsidRDefault="003B7BB3" w:rsidP="003B7BB3">
      <w:pPr>
        <w:numPr>
          <w:ilvl w:val="0"/>
          <w:numId w:val="9"/>
        </w:numPr>
        <w:jc w:val="both"/>
        <w:rPr>
          <w:sz w:val="24"/>
        </w:rPr>
      </w:pPr>
      <w:r>
        <w:rPr>
          <w:sz w:val="24"/>
        </w:rPr>
        <w:t>Activity No 11</w:t>
      </w:r>
      <w:r>
        <w:rPr>
          <w:sz w:val="24"/>
        </w:rPr>
        <w:tab/>
        <w:t xml:space="preserve">            :</w:t>
      </w:r>
      <w:r>
        <w:rPr>
          <w:sz w:val="24"/>
        </w:rPr>
        <w:tab/>
        <w:t>Liner plate changing</w:t>
      </w:r>
    </w:p>
    <w:p w14:paraId="56C6DED4" w14:textId="77777777" w:rsidR="003B7BB3" w:rsidRDefault="003B7BB3" w:rsidP="003B7BB3">
      <w:pPr>
        <w:numPr>
          <w:ilvl w:val="0"/>
          <w:numId w:val="9"/>
        </w:numPr>
        <w:jc w:val="both"/>
        <w:rPr>
          <w:sz w:val="24"/>
        </w:rPr>
      </w:pPr>
      <w:r>
        <w:rPr>
          <w:sz w:val="24"/>
        </w:rPr>
        <w:t>Activity No 12</w:t>
      </w:r>
      <w:r>
        <w:rPr>
          <w:sz w:val="24"/>
        </w:rPr>
        <w:tab/>
        <w:t xml:space="preserve">            :</w:t>
      </w:r>
      <w:r>
        <w:rPr>
          <w:sz w:val="24"/>
        </w:rPr>
        <w:tab/>
        <w:t>VT tube replacement and vibration setting</w:t>
      </w:r>
    </w:p>
    <w:p w14:paraId="265F54BE" w14:textId="77777777" w:rsidR="003B7BB3" w:rsidRDefault="003B7BB3" w:rsidP="003B7BB3">
      <w:pPr>
        <w:numPr>
          <w:ilvl w:val="0"/>
          <w:numId w:val="9"/>
        </w:numPr>
        <w:jc w:val="both"/>
        <w:rPr>
          <w:sz w:val="24"/>
        </w:rPr>
      </w:pPr>
      <w:r>
        <w:rPr>
          <w:sz w:val="24"/>
        </w:rPr>
        <w:t>Activity No 13</w:t>
      </w:r>
      <w:r>
        <w:rPr>
          <w:sz w:val="24"/>
        </w:rPr>
        <w:tab/>
        <w:t xml:space="preserve">            :</w:t>
      </w:r>
      <w:r>
        <w:rPr>
          <w:sz w:val="24"/>
        </w:rPr>
        <w:tab/>
        <w:t>Replacing/cleaning of dust suppression nozzles</w:t>
      </w:r>
    </w:p>
    <w:p w14:paraId="3242BBD1" w14:textId="77777777" w:rsidR="003B7BB3" w:rsidRDefault="003B7BB3" w:rsidP="003B7BB3">
      <w:pPr>
        <w:numPr>
          <w:ilvl w:val="0"/>
          <w:numId w:val="9"/>
        </w:numPr>
        <w:jc w:val="both"/>
        <w:rPr>
          <w:sz w:val="24"/>
        </w:rPr>
      </w:pPr>
      <w:r>
        <w:rPr>
          <w:sz w:val="24"/>
        </w:rPr>
        <w:t>Activity No 14</w:t>
      </w:r>
      <w:r>
        <w:rPr>
          <w:sz w:val="24"/>
        </w:rPr>
        <w:tab/>
        <w:t xml:space="preserve">            :</w:t>
      </w:r>
      <w:r>
        <w:rPr>
          <w:sz w:val="24"/>
        </w:rPr>
        <w:tab/>
        <w:t>VF/VC liner plate changing</w:t>
      </w:r>
    </w:p>
    <w:p w14:paraId="452BFCA5" w14:textId="77777777" w:rsidR="003B7BB3" w:rsidRDefault="003B7BB3" w:rsidP="003B7BB3">
      <w:pPr>
        <w:numPr>
          <w:ilvl w:val="0"/>
          <w:numId w:val="9"/>
        </w:numPr>
        <w:jc w:val="both"/>
        <w:rPr>
          <w:ins w:id="0" w:author="Rajaram Khaunte" w:date="2019-11-22T15:13:00Z"/>
          <w:sz w:val="24"/>
        </w:rPr>
      </w:pPr>
      <w:r>
        <w:rPr>
          <w:sz w:val="24"/>
        </w:rPr>
        <w:t>Activity no 15                   :           Belt structure changing and repairs</w:t>
      </w:r>
    </w:p>
    <w:p w14:paraId="438816DD" w14:textId="77777777" w:rsidR="00C64B51" w:rsidRPr="00C64B51" w:rsidRDefault="00C64B51">
      <w:pPr>
        <w:numPr>
          <w:ilvl w:val="0"/>
          <w:numId w:val="9"/>
        </w:numPr>
        <w:jc w:val="both"/>
        <w:rPr>
          <w:sz w:val="24"/>
        </w:rPr>
      </w:pPr>
      <w:ins w:id="1" w:author="Rajaram Khaunte" w:date="2019-11-22T15:13:00Z">
        <w:r>
          <w:rPr>
            <w:sz w:val="24"/>
          </w:rPr>
          <w:t xml:space="preserve">Activity no 16                   :           </w:t>
        </w:r>
      </w:ins>
      <w:proofErr w:type="spellStart"/>
      <w:ins w:id="2" w:author="Rajaram Khaunte" w:date="2019-11-22T15:14:00Z">
        <w:r>
          <w:rPr>
            <w:sz w:val="24"/>
          </w:rPr>
          <w:t>Change over</w:t>
        </w:r>
        <w:proofErr w:type="spellEnd"/>
        <w:r>
          <w:rPr>
            <w:sz w:val="24"/>
          </w:rPr>
          <w:t xml:space="preserve"> of drive of CB 5 conveyor</w:t>
        </w:r>
      </w:ins>
    </w:p>
    <w:p w14:paraId="56E1FCB7" w14:textId="77777777" w:rsidR="003B7BB3" w:rsidRPr="00EE4015" w:rsidRDefault="003B7BB3" w:rsidP="003B7BB3">
      <w:pPr>
        <w:numPr>
          <w:ilvl w:val="0"/>
          <w:numId w:val="9"/>
        </w:numPr>
        <w:jc w:val="both"/>
        <w:rPr>
          <w:sz w:val="24"/>
        </w:rPr>
      </w:pPr>
      <w:r>
        <w:rPr>
          <w:sz w:val="24"/>
        </w:rPr>
        <w:t xml:space="preserve">General guidelines for belt joining:  </w:t>
      </w:r>
      <w:r w:rsidRPr="00BD0FF8">
        <w:rPr>
          <w:sz w:val="24"/>
        </w:rPr>
        <w:t>Inter Plant Standard Steel Industry</w:t>
      </w:r>
      <w:r>
        <w:rPr>
          <w:sz w:val="24"/>
        </w:rPr>
        <w:t xml:space="preserve"> </w:t>
      </w:r>
      <w:r w:rsidRPr="00BD0FF8">
        <w:rPr>
          <w:sz w:val="24"/>
        </w:rPr>
        <w:t xml:space="preserve">IS 10288-1082                  </w:t>
      </w:r>
      <w:r>
        <w:rPr>
          <w:sz w:val="24"/>
        </w:rPr>
        <w:t xml:space="preserve">  </w:t>
      </w:r>
    </w:p>
    <w:p w14:paraId="36A8EFEB" w14:textId="77777777" w:rsidR="003B7BB3" w:rsidRDefault="003B7BB3" w:rsidP="003B7BB3">
      <w:pPr>
        <w:jc w:val="both"/>
        <w:rPr>
          <w:sz w:val="24"/>
        </w:rPr>
      </w:pPr>
    </w:p>
    <w:p w14:paraId="0A08D261" w14:textId="77777777" w:rsidR="003B7BB3" w:rsidRDefault="003B7BB3" w:rsidP="003B7BB3">
      <w:pPr>
        <w:pStyle w:val="Heading7"/>
      </w:pPr>
      <w:r>
        <w:t>Aspect- Impact</w:t>
      </w:r>
    </w:p>
    <w:p w14:paraId="0F7B9C12" w14:textId="77777777" w:rsidR="003B7BB3" w:rsidRDefault="003B7BB3" w:rsidP="003B7BB3">
      <w:pPr>
        <w:jc w:val="both"/>
        <w:rPr>
          <w:sz w:val="24"/>
        </w:rPr>
      </w:pPr>
    </w:p>
    <w:tbl>
      <w:tblPr>
        <w:tblW w:w="0" w:type="auto"/>
        <w:tblInd w:w="-15" w:type="dxa"/>
        <w:tblLayout w:type="fixed"/>
        <w:tblCellMar>
          <w:left w:w="0" w:type="dxa"/>
          <w:right w:w="0" w:type="dxa"/>
        </w:tblCellMar>
        <w:tblLook w:val="0000" w:firstRow="0" w:lastRow="0" w:firstColumn="0" w:lastColumn="0" w:noHBand="0" w:noVBand="0"/>
      </w:tblPr>
      <w:tblGrid>
        <w:gridCol w:w="2465"/>
        <w:gridCol w:w="3960"/>
      </w:tblGrid>
      <w:tr w:rsidR="003B7BB3" w14:paraId="6DA01EF6" w14:textId="77777777" w:rsidTr="00772141">
        <w:trPr>
          <w:trHeight w:val="255"/>
        </w:trPr>
        <w:tc>
          <w:tcPr>
            <w:tcW w:w="2465" w:type="dxa"/>
            <w:tcBorders>
              <w:top w:val="nil"/>
              <w:left w:val="nil"/>
              <w:bottom w:val="nil"/>
              <w:right w:val="nil"/>
            </w:tcBorders>
          </w:tcPr>
          <w:p w14:paraId="141F274C" w14:textId="77777777" w:rsidR="003B7BB3" w:rsidRDefault="003B7BB3" w:rsidP="00772141">
            <w:pPr>
              <w:rPr>
                <w:rFonts w:ascii="Arial" w:hAnsi="Arial"/>
              </w:rPr>
            </w:pPr>
            <w:r>
              <w:rPr>
                <w:rFonts w:ascii="Arial" w:hAnsi="Arial"/>
              </w:rPr>
              <w:lastRenderedPageBreak/>
              <w:t>Scrap generation</w:t>
            </w:r>
          </w:p>
        </w:tc>
        <w:tc>
          <w:tcPr>
            <w:tcW w:w="3960" w:type="dxa"/>
            <w:tcBorders>
              <w:top w:val="nil"/>
              <w:left w:val="nil"/>
              <w:bottom w:val="nil"/>
              <w:right w:val="nil"/>
            </w:tcBorders>
          </w:tcPr>
          <w:p w14:paraId="0A335066" w14:textId="77777777" w:rsidR="003B7BB3" w:rsidRDefault="003B7BB3" w:rsidP="00772141">
            <w:pPr>
              <w:rPr>
                <w:rFonts w:ascii="Arial" w:hAnsi="Arial"/>
              </w:rPr>
            </w:pPr>
            <w:r>
              <w:rPr>
                <w:rFonts w:ascii="Arial" w:hAnsi="Arial"/>
              </w:rPr>
              <w:t>Resource Depletion</w:t>
            </w:r>
          </w:p>
        </w:tc>
      </w:tr>
      <w:tr w:rsidR="003B7BB3" w14:paraId="6384CC23" w14:textId="77777777" w:rsidTr="00772141">
        <w:trPr>
          <w:trHeight w:val="255"/>
        </w:trPr>
        <w:tc>
          <w:tcPr>
            <w:tcW w:w="2465" w:type="dxa"/>
            <w:tcBorders>
              <w:top w:val="nil"/>
              <w:left w:val="nil"/>
              <w:bottom w:val="nil"/>
              <w:right w:val="nil"/>
            </w:tcBorders>
          </w:tcPr>
          <w:p w14:paraId="32D0AF44" w14:textId="77777777" w:rsidR="003B7BB3" w:rsidRDefault="003B7BB3" w:rsidP="00772141">
            <w:pPr>
              <w:rPr>
                <w:rFonts w:ascii="Arial" w:hAnsi="Arial"/>
              </w:rPr>
            </w:pPr>
            <w:r>
              <w:rPr>
                <w:rFonts w:ascii="Arial" w:hAnsi="Arial"/>
              </w:rPr>
              <w:t>Oil spillage</w:t>
            </w:r>
          </w:p>
        </w:tc>
        <w:tc>
          <w:tcPr>
            <w:tcW w:w="3960" w:type="dxa"/>
            <w:tcBorders>
              <w:top w:val="nil"/>
              <w:left w:val="nil"/>
              <w:bottom w:val="nil"/>
              <w:right w:val="nil"/>
            </w:tcBorders>
          </w:tcPr>
          <w:p w14:paraId="0AE08CC3" w14:textId="77777777" w:rsidR="003B7BB3" w:rsidRDefault="003B7BB3" w:rsidP="00772141">
            <w:pPr>
              <w:rPr>
                <w:rFonts w:ascii="Arial" w:hAnsi="Arial"/>
              </w:rPr>
            </w:pPr>
            <w:r>
              <w:rPr>
                <w:rFonts w:ascii="Arial" w:hAnsi="Arial"/>
              </w:rPr>
              <w:t xml:space="preserve">Land contamination </w:t>
            </w:r>
          </w:p>
        </w:tc>
      </w:tr>
      <w:tr w:rsidR="003B7BB3" w14:paraId="133B6787" w14:textId="77777777" w:rsidTr="00772141">
        <w:trPr>
          <w:trHeight w:val="255"/>
        </w:trPr>
        <w:tc>
          <w:tcPr>
            <w:tcW w:w="2465" w:type="dxa"/>
            <w:tcBorders>
              <w:top w:val="nil"/>
              <w:left w:val="nil"/>
              <w:bottom w:val="nil"/>
              <w:right w:val="nil"/>
            </w:tcBorders>
          </w:tcPr>
          <w:p w14:paraId="78983680" w14:textId="77777777" w:rsidR="003B7BB3" w:rsidRDefault="003B7BB3" w:rsidP="00772141">
            <w:pPr>
              <w:rPr>
                <w:rFonts w:ascii="Arial" w:hAnsi="Arial"/>
              </w:rPr>
            </w:pPr>
            <w:r>
              <w:rPr>
                <w:rFonts w:ascii="Arial" w:hAnsi="Arial"/>
              </w:rPr>
              <w:t>Oil traced waste generation</w:t>
            </w:r>
          </w:p>
        </w:tc>
        <w:tc>
          <w:tcPr>
            <w:tcW w:w="3960" w:type="dxa"/>
            <w:tcBorders>
              <w:top w:val="nil"/>
              <w:left w:val="nil"/>
              <w:bottom w:val="nil"/>
              <w:right w:val="nil"/>
            </w:tcBorders>
          </w:tcPr>
          <w:p w14:paraId="026FB9E6" w14:textId="77777777" w:rsidR="003B7BB3" w:rsidRDefault="003B7BB3" w:rsidP="00772141">
            <w:pPr>
              <w:rPr>
                <w:rFonts w:ascii="Arial" w:hAnsi="Arial"/>
              </w:rPr>
            </w:pPr>
            <w:r>
              <w:rPr>
                <w:rFonts w:ascii="Arial" w:hAnsi="Arial"/>
              </w:rPr>
              <w:t xml:space="preserve">Land contamination &amp; Resource Depletion </w:t>
            </w:r>
          </w:p>
        </w:tc>
      </w:tr>
      <w:tr w:rsidR="003B7BB3" w14:paraId="6D362854" w14:textId="77777777" w:rsidTr="00772141">
        <w:trPr>
          <w:trHeight w:val="255"/>
        </w:trPr>
        <w:tc>
          <w:tcPr>
            <w:tcW w:w="2465" w:type="dxa"/>
            <w:tcBorders>
              <w:top w:val="nil"/>
              <w:left w:val="nil"/>
              <w:bottom w:val="nil"/>
              <w:right w:val="nil"/>
            </w:tcBorders>
          </w:tcPr>
          <w:p w14:paraId="68FF57A5" w14:textId="77777777" w:rsidR="003B7BB3" w:rsidRDefault="003B7BB3" w:rsidP="00772141">
            <w:pPr>
              <w:rPr>
                <w:rFonts w:ascii="Arial" w:hAnsi="Arial"/>
              </w:rPr>
            </w:pPr>
            <w:r>
              <w:rPr>
                <w:rFonts w:ascii="Arial" w:hAnsi="Arial"/>
              </w:rPr>
              <w:t>Dust  generation</w:t>
            </w:r>
          </w:p>
        </w:tc>
        <w:tc>
          <w:tcPr>
            <w:tcW w:w="3960" w:type="dxa"/>
            <w:tcBorders>
              <w:top w:val="nil"/>
              <w:left w:val="nil"/>
              <w:bottom w:val="nil"/>
              <w:right w:val="nil"/>
            </w:tcBorders>
          </w:tcPr>
          <w:p w14:paraId="26D24F3A" w14:textId="77777777" w:rsidR="003B7BB3" w:rsidRDefault="003B7BB3" w:rsidP="00772141">
            <w:pPr>
              <w:rPr>
                <w:rFonts w:ascii="Arial" w:hAnsi="Arial"/>
              </w:rPr>
            </w:pPr>
            <w:r>
              <w:rPr>
                <w:rFonts w:ascii="Arial" w:hAnsi="Arial"/>
              </w:rPr>
              <w:t>Air pollution</w:t>
            </w:r>
          </w:p>
        </w:tc>
      </w:tr>
      <w:tr w:rsidR="003B7BB3" w14:paraId="15D0FE80" w14:textId="77777777" w:rsidTr="00772141">
        <w:trPr>
          <w:trHeight w:val="255"/>
        </w:trPr>
        <w:tc>
          <w:tcPr>
            <w:tcW w:w="2465" w:type="dxa"/>
            <w:tcBorders>
              <w:top w:val="nil"/>
              <w:left w:val="nil"/>
              <w:bottom w:val="nil"/>
              <w:right w:val="nil"/>
            </w:tcBorders>
          </w:tcPr>
          <w:p w14:paraId="51B60A90" w14:textId="77777777" w:rsidR="003B7BB3" w:rsidRDefault="003B7BB3" w:rsidP="00772141">
            <w:pPr>
              <w:rPr>
                <w:rFonts w:ascii="Arial" w:hAnsi="Arial"/>
              </w:rPr>
            </w:pPr>
            <w:r>
              <w:rPr>
                <w:rFonts w:ascii="Arial" w:hAnsi="Arial"/>
              </w:rPr>
              <w:t>Fumes</w:t>
            </w:r>
          </w:p>
        </w:tc>
        <w:tc>
          <w:tcPr>
            <w:tcW w:w="3960" w:type="dxa"/>
            <w:tcBorders>
              <w:top w:val="nil"/>
              <w:left w:val="nil"/>
              <w:bottom w:val="nil"/>
              <w:right w:val="nil"/>
            </w:tcBorders>
          </w:tcPr>
          <w:p w14:paraId="4FC00D74" w14:textId="77777777" w:rsidR="003B7BB3" w:rsidRDefault="003B7BB3" w:rsidP="00772141">
            <w:pPr>
              <w:rPr>
                <w:rFonts w:ascii="Arial" w:hAnsi="Arial"/>
              </w:rPr>
            </w:pPr>
            <w:r>
              <w:rPr>
                <w:rFonts w:ascii="Arial" w:hAnsi="Arial"/>
              </w:rPr>
              <w:t xml:space="preserve">Health </w:t>
            </w:r>
          </w:p>
        </w:tc>
      </w:tr>
      <w:tr w:rsidR="003B7BB3" w14:paraId="5462E641" w14:textId="77777777" w:rsidTr="00772141">
        <w:trPr>
          <w:trHeight w:val="255"/>
        </w:trPr>
        <w:tc>
          <w:tcPr>
            <w:tcW w:w="2465" w:type="dxa"/>
            <w:tcBorders>
              <w:top w:val="nil"/>
              <w:left w:val="nil"/>
              <w:bottom w:val="nil"/>
              <w:right w:val="nil"/>
            </w:tcBorders>
          </w:tcPr>
          <w:p w14:paraId="0DC0226F" w14:textId="77777777" w:rsidR="003B7BB3" w:rsidRDefault="003B7BB3" w:rsidP="00772141">
            <w:pPr>
              <w:rPr>
                <w:rFonts w:ascii="Arial" w:hAnsi="Arial"/>
              </w:rPr>
            </w:pPr>
            <w:r>
              <w:rPr>
                <w:rFonts w:ascii="Arial" w:hAnsi="Arial"/>
              </w:rPr>
              <w:t>Fire</w:t>
            </w:r>
          </w:p>
        </w:tc>
        <w:tc>
          <w:tcPr>
            <w:tcW w:w="3960" w:type="dxa"/>
            <w:tcBorders>
              <w:top w:val="nil"/>
              <w:left w:val="nil"/>
              <w:bottom w:val="nil"/>
              <w:right w:val="nil"/>
            </w:tcBorders>
          </w:tcPr>
          <w:p w14:paraId="1EF5BD11" w14:textId="77777777" w:rsidR="003B7BB3" w:rsidRDefault="003B7BB3" w:rsidP="00772141">
            <w:pPr>
              <w:rPr>
                <w:rFonts w:ascii="Arial" w:hAnsi="Arial"/>
              </w:rPr>
            </w:pPr>
            <w:r>
              <w:rPr>
                <w:rFonts w:ascii="Arial" w:hAnsi="Arial"/>
              </w:rPr>
              <w:t>Air pollution SP-42</w:t>
            </w:r>
          </w:p>
        </w:tc>
      </w:tr>
    </w:tbl>
    <w:p w14:paraId="7128247A" w14:textId="77777777" w:rsidR="003B7BB3" w:rsidRDefault="003B7BB3" w:rsidP="003B7BB3">
      <w:pPr>
        <w:pStyle w:val="BodyText2"/>
        <w:spacing w:line="340" w:lineRule="atLeast"/>
        <w:jc w:val="left"/>
        <w:rPr>
          <w:b w:val="0"/>
          <w:u w:val="single"/>
        </w:rPr>
      </w:pPr>
      <w:r>
        <w:t>Hazards identified</w:t>
      </w:r>
      <w:r>
        <w:rPr>
          <w:b w:val="0"/>
          <w:u w:val="single"/>
        </w:rPr>
        <w:t xml:space="preserve"> </w:t>
      </w:r>
    </w:p>
    <w:p w14:paraId="2C0C467F" w14:textId="77777777" w:rsidR="003B7BB3" w:rsidRDefault="003B7BB3" w:rsidP="003B7BB3">
      <w:pPr>
        <w:pStyle w:val="BodyText2"/>
        <w:spacing w:line="340" w:lineRule="atLeast"/>
        <w:jc w:val="left"/>
      </w:pPr>
    </w:p>
    <w:p w14:paraId="6DF93872" w14:textId="77777777" w:rsidR="003B7BB3" w:rsidRPr="00F8407C" w:rsidRDefault="003B7BB3" w:rsidP="003B7BB3">
      <w:pPr>
        <w:pStyle w:val="BodyText2"/>
        <w:spacing w:line="340" w:lineRule="atLeast"/>
        <w:jc w:val="left"/>
      </w:pPr>
      <w:r w:rsidRPr="00F8407C">
        <w:t xml:space="preserve">Physical Hazard                 </w:t>
      </w:r>
    </w:p>
    <w:p w14:paraId="0CF7641B" w14:textId="77777777" w:rsidR="003B7BB3" w:rsidRDefault="003B7BB3" w:rsidP="003B7BB3">
      <w:pPr>
        <w:pStyle w:val="BodyText2"/>
        <w:spacing w:line="340" w:lineRule="atLeast"/>
        <w:jc w:val="left"/>
        <w:rPr>
          <w:b w:val="0"/>
        </w:rPr>
      </w:pPr>
      <w:r>
        <w:rPr>
          <w:b w:val="0"/>
        </w:rPr>
        <w:t>Fall of oil in ears, eyes, mouth</w:t>
      </w:r>
    </w:p>
    <w:p w14:paraId="09C80880" w14:textId="77777777" w:rsidR="003B7BB3" w:rsidRDefault="003B7BB3" w:rsidP="003B7BB3">
      <w:pPr>
        <w:pStyle w:val="BodyText2"/>
        <w:spacing w:line="340" w:lineRule="atLeast"/>
        <w:jc w:val="left"/>
        <w:rPr>
          <w:b w:val="0"/>
        </w:rPr>
      </w:pPr>
      <w:r>
        <w:rPr>
          <w:b w:val="0"/>
        </w:rPr>
        <w:t>Temperature</w:t>
      </w:r>
    </w:p>
    <w:p w14:paraId="59FABBD0" w14:textId="77777777" w:rsidR="003B7BB3" w:rsidRDefault="003B7BB3" w:rsidP="003B7BB3">
      <w:pPr>
        <w:pStyle w:val="BodyText2"/>
        <w:spacing w:line="340" w:lineRule="atLeast"/>
        <w:jc w:val="left"/>
        <w:rPr>
          <w:b w:val="0"/>
        </w:rPr>
      </w:pPr>
    </w:p>
    <w:p w14:paraId="030405F0" w14:textId="77777777" w:rsidR="003B7BB3" w:rsidRPr="00F8407C" w:rsidRDefault="003B7BB3" w:rsidP="003B7BB3">
      <w:pPr>
        <w:pStyle w:val="BodyText2"/>
        <w:spacing w:line="340" w:lineRule="atLeast"/>
        <w:jc w:val="left"/>
      </w:pPr>
      <w:r w:rsidRPr="00F8407C">
        <w:t>Mechanical Hazard</w:t>
      </w:r>
      <w:r w:rsidRPr="00F8407C">
        <w:tab/>
      </w:r>
    </w:p>
    <w:p w14:paraId="4C6486D4" w14:textId="77777777" w:rsidR="003B7BB3" w:rsidRDefault="003B7BB3" w:rsidP="003B7BB3">
      <w:pPr>
        <w:pStyle w:val="BodyText2"/>
        <w:spacing w:line="340" w:lineRule="atLeast"/>
        <w:jc w:val="left"/>
        <w:rPr>
          <w:b w:val="0"/>
        </w:rPr>
      </w:pPr>
      <w:r>
        <w:rPr>
          <w:b w:val="0"/>
        </w:rPr>
        <w:t xml:space="preserve">Trapping between two objects, </w:t>
      </w:r>
    </w:p>
    <w:p w14:paraId="4795472A" w14:textId="77777777" w:rsidR="003B7BB3" w:rsidRDefault="003B7BB3" w:rsidP="003B7BB3">
      <w:pPr>
        <w:pStyle w:val="BodyText2"/>
        <w:spacing w:line="340" w:lineRule="atLeast"/>
        <w:jc w:val="left"/>
        <w:rPr>
          <w:b w:val="0"/>
        </w:rPr>
      </w:pPr>
      <w:r>
        <w:rPr>
          <w:b w:val="0"/>
        </w:rPr>
        <w:t xml:space="preserve">Fall of material </w:t>
      </w:r>
      <w:del w:id="3" w:author="Gajanan S Gogate" w:date="2019-11-16T09:48:00Z">
        <w:r w:rsidDel="00032CBD">
          <w:rPr>
            <w:b w:val="0"/>
          </w:rPr>
          <w:delText>like  hammer</w:delText>
        </w:r>
      </w:del>
      <w:ins w:id="4" w:author="Gajanan S Gogate" w:date="2019-11-16T09:48:00Z">
        <w:r w:rsidR="00032CBD">
          <w:rPr>
            <w:b w:val="0"/>
          </w:rPr>
          <w:t>like hammer</w:t>
        </w:r>
      </w:ins>
      <w:r>
        <w:rPr>
          <w:b w:val="0"/>
        </w:rPr>
        <w:t xml:space="preserve">, tools, slung items, bolts, rollers wedges, </w:t>
      </w:r>
      <w:proofErr w:type="spellStart"/>
      <w:r>
        <w:rPr>
          <w:b w:val="0"/>
        </w:rPr>
        <w:t>etc</w:t>
      </w:r>
      <w:proofErr w:type="spellEnd"/>
      <w:r>
        <w:rPr>
          <w:b w:val="0"/>
        </w:rPr>
        <w:t xml:space="preserve">,                                               </w:t>
      </w:r>
    </w:p>
    <w:p w14:paraId="44D7E010" w14:textId="77777777" w:rsidR="003B7BB3" w:rsidRDefault="003B7BB3" w:rsidP="003B7BB3">
      <w:pPr>
        <w:pStyle w:val="BodyText2"/>
        <w:spacing w:line="340" w:lineRule="atLeast"/>
        <w:jc w:val="left"/>
        <w:rPr>
          <w:b w:val="0"/>
        </w:rPr>
      </w:pPr>
      <w:r>
        <w:rPr>
          <w:b w:val="0"/>
        </w:rPr>
        <w:t xml:space="preserve">Fall of person from platform, </w:t>
      </w:r>
    </w:p>
    <w:p w14:paraId="28BB9C6E" w14:textId="77777777" w:rsidR="003B7BB3" w:rsidRDefault="003B7BB3" w:rsidP="003B7BB3">
      <w:pPr>
        <w:pStyle w:val="BodyText2"/>
        <w:spacing w:line="340" w:lineRule="atLeast"/>
        <w:jc w:val="left"/>
        <w:rPr>
          <w:b w:val="0"/>
        </w:rPr>
      </w:pPr>
      <w:r>
        <w:rPr>
          <w:b w:val="0"/>
        </w:rPr>
        <w:t>Fall of rotating part like coupling,</w:t>
      </w:r>
    </w:p>
    <w:p w14:paraId="406D00E7" w14:textId="77777777" w:rsidR="003B7BB3" w:rsidRDefault="003B7BB3" w:rsidP="003B7BB3">
      <w:pPr>
        <w:pStyle w:val="BodyText2"/>
        <w:spacing w:line="340" w:lineRule="atLeast"/>
        <w:jc w:val="left"/>
        <w:rPr>
          <w:b w:val="0"/>
        </w:rPr>
      </w:pPr>
      <w:r>
        <w:rPr>
          <w:b w:val="0"/>
        </w:rPr>
        <w:t>Entanglement in between drums, belts, rollers, etc.</w:t>
      </w:r>
    </w:p>
    <w:p w14:paraId="30C868B3" w14:textId="77777777" w:rsidR="003B7BB3" w:rsidRDefault="003B7BB3" w:rsidP="003B7BB3">
      <w:pPr>
        <w:jc w:val="both"/>
        <w:rPr>
          <w:bCs/>
          <w:sz w:val="24"/>
        </w:rPr>
      </w:pPr>
      <w:r>
        <w:rPr>
          <w:b/>
        </w:rPr>
        <w:t xml:space="preserve"> </w:t>
      </w:r>
      <w:r>
        <w:rPr>
          <w:bCs/>
          <w:sz w:val="24"/>
        </w:rPr>
        <w:t>Impact of moving / slung items</w:t>
      </w:r>
    </w:p>
    <w:p w14:paraId="13655925" w14:textId="77777777" w:rsidR="003B7BB3" w:rsidRDefault="003B7BB3" w:rsidP="003B7BB3">
      <w:pPr>
        <w:pStyle w:val="NormalWeb"/>
      </w:pPr>
      <w:r>
        <w:t>Failure of welding hook</w:t>
      </w:r>
    </w:p>
    <w:p w14:paraId="3219AA2C" w14:textId="77777777" w:rsidR="003B7BB3" w:rsidRDefault="003B7BB3" w:rsidP="003B7BB3">
      <w:pPr>
        <w:pStyle w:val="NormalWeb"/>
      </w:pPr>
      <w:r>
        <w:t>Cut from tool/ belt cutting knife</w:t>
      </w:r>
    </w:p>
    <w:p w14:paraId="1DA229A3" w14:textId="77777777" w:rsidR="003B7BB3" w:rsidRDefault="003B7BB3" w:rsidP="003B7BB3">
      <w:pPr>
        <w:pStyle w:val="NormalWeb"/>
      </w:pPr>
      <w:r>
        <w:t>Flying off of gas cutting and welding sparks</w:t>
      </w:r>
    </w:p>
    <w:p w14:paraId="712408E9" w14:textId="77777777" w:rsidR="003B7BB3" w:rsidRDefault="003B7BB3" w:rsidP="003B7BB3">
      <w:pPr>
        <w:pStyle w:val="NormalWeb"/>
      </w:pPr>
      <w:r w:rsidRPr="002934AF">
        <w:rPr>
          <w:b/>
        </w:rPr>
        <w:t xml:space="preserve">Human </w:t>
      </w:r>
      <w:del w:id="5" w:author="Gajanan S Gogate" w:date="2019-11-16T09:48:00Z">
        <w:r w:rsidRPr="002934AF" w:rsidDel="00032CBD">
          <w:rPr>
            <w:b/>
          </w:rPr>
          <w:delText>behavior</w:delText>
        </w:r>
      </w:del>
      <w:ins w:id="6" w:author="Gajanan S Gogate" w:date="2019-11-16T09:48:00Z">
        <w:r w:rsidR="00032CBD" w:rsidRPr="002934AF">
          <w:rPr>
            <w:b/>
          </w:rPr>
          <w:t>behaviour</w:t>
        </w:r>
      </w:ins>
      <w:r w:rsidRPr="002934AF">
        <w:rPr>
          <w:b/>
        </w:rPr>
        <w:t xml:space="preserve"> aspect of </w:t>
      </w:r>
      <w:del w:id="7" w:author="Gajanan S Gogate" w:date="2019-11-16T09:48:00Z">
        <w:r w:rsidRPr="002934AF" w:rsidDel="00032CBD">
          <w:rPr>
            <w:b/>
          </w:rPr>
          <w:delText>operators</w:delText>
        </w:r>
        <w:r w:rsidDel="00032CBD">
          <w:delText xml:space="preserve"> :</w:delText>
        </w:r>
      </w:del>
      <w:ins w:id="8" w:author="Gajanan S Gogate" w:date="2019-11-16T09:48:00Z">
        <w:r w:rsidR="00032CBD" w:rsidRPr="002934AF">
          <w:rPr>
            <w:b/>
          </w:rPr>
          <w:t>operators</w:t>
        </w:r>
        <w:r w:rsidR="00032CBD">
          <w:t>:</w:t>
        </w:r>
      </w:ins>
      <w:r>
        <w:t xml:space="preserve"> Operator nature, alcoholism, casual approach, back pain, horse </w:t>
      </w:r>
      <w:proofErr w:type="gramStart"/>
      <w:r>
        <w:t>play  &amp;</w:t>
      </w:r>
      <w:proofErr w:type="gramEnd"/>
      <w:r>
        <w:t xml:space="preserve"> non usage of PPE?s</w:t>
      </w:r>
    </w:p>
    <w:p w14:paraId="0E76C36A" w14:textId="77777777" w:rsidR="003B7BB3" w:rsidRDefault="003B7BB3" w:rsidP="003B7BB3">
      <w:pPr>
        <w:jc w:val="both"/>
        <w:rPr>
          <w:sz w:val="24"/>
        </w:rPr>
      </w:pPr>
    </w:p>
    <w:p w14:paraId="7D337B37" w14:textId="77777777" w:rsidR="003B7BB3" w:rsidRDefault="003B7BB3" w:rsidP="003B7BB3">
      <w:pPr>
        <w:jc w:val="both"/>
        <w:rPr>
          <w:sz w:val="24"/>
        </w:rPr>
      </w:pPr>
      <w:r>
        <w:rPr>
          <w:sz w:val="24"/>
        </w:rPr>
        <w:t>Electrical hazard      -    Shock</w:t>
      </w:r>
    </w:p>
    <w:p w14:paraId="3B0AF8A6" w14:textId="77777777" w:rsidR="003B7BB3" w:rsidRDefault="003B7BB3" w:rsidP="003B7BB3">
      <w:pPr>
        <w:jc w:val="both"/>
        <w:rPr>
          <w:sz w:val="24"/>
        </w:rPr>
      </w:pPr>
    </w:p>
    <w:p w14:paraId="2EF1C1F6" w14:textId="77777777" w:rsidR="003B7BB3" w:rsidRDefault="003B7BB3" w:rsidP="003B7BB3">
      <w:pPr>
        <w:jc w:val="both"/>
        <w:rPr>
          <w:sz w:val="24"/>
        </w:rPr>
      </w:pPr>
      <w:r>
        <w:rPr>
          <w:sz w:val="24"/>
        </w:rPr>
        <w:t xml:space="preserve">Chemical </w:t>
      </w:r>
      <w:proofErr w:type="gramStart"/>
      <w:r>
        <w:rPr>
          <w:sz w:val="24"/>
        </w:rPr>
        <w:t>hazard  -</w:t>
      </w:r>
      <w:proofErr w:type="gramEnd"/>
      <w:r>
        <w:rPr>
          <w:sz w:val="24"/>
        </w:rPr>
        <w:t xml:space="preserve">    Vulcanizing compound splashing onto the eyes, Gas poisoning , fire</w:t>
      </w:r>
    </w:p>
    <w:p w14:paraId="0BAAC30D" w14:textId="77777777" w:rsidR="003B7BB3" w:rsidRDefault="003B7BB3" w:rsidP="003B7BB3">
      <w:pPr>
        <w:pStyle w:val="WW-BodyText2"/>
        <w:tabs>
          <w:tab w:val="clear" w:pos="720"/>
          <w:tab w:val="clear" w:pos="1800"/>
        </w:tabs>
        <w:suppressAutoHyphens w:val="0"/>
      </w:pPr>
    </w:p>
    <w:p w14:paraId="3109848B" w14:textId="77777777" w:rsidR="003B7BB3" w:rsidRDefault="003B7BB3" w:rsidP="003B7BB3">
      <w:pPr>
        <w:jc w:val="both"/>
        <w:rPr>
          <w:sz w:val="24"/>
        </w:rPr>
      </w:pPr>
    </w:p>
    <w:p w14:paraId="552E9286" w14:textId="77777777" w:rsidR="003B7BB3" w:rsidRDefault="003B7BB3" w:rsidP="003B7BB3">
      <w:pPr>
        <w:pStyle w:val="Heading1"/>
      </w:pPr>
      <w:r>
        <w:t>Activity No 1</w:t>
      </w:r>
      <w:r>
        <w:tab/>
      </w:r>
      <w:r>
        <w:tab/>
        <w:t>:</w:t>
      </w:r>
      <w:r>
        <w:tab/>
        <w:t>Conveyor belt changing</w:t>
      </w:r>
    </w:p>
    <w:p w14:paraId="76B80A33" w14:textId="77777777" w:rsidR="003B7BB3" w:rsidRDefault="003B7BB3" w:rsidP="003B7BB3">
      <w:pPr>
        <w:rPr>
          <w:sz w:val="24"/>
        </w:rPr>
      </w:pPr>
    </w:p>
    <w:p w14:paraId="0D6C3979" w14:textId="77777777" w:rsidR="003B7BB3" w:rsidRDefault="003B7BB3" w:rsidP="003B7BB3">
      <w:pPr>
        <w:numPr>
          <w:ilvl w:val="0"/>
          <w:numId w:val="4"/>
        </w:numPr>
        <w:rPr>
          <w:sz w:val="24"/>
        </w:rPr>
      </w:pPr>
      <w:r>
        <w:rPr>
          <w:sz w:val="24"/>
        </w:rPr>
        <w:t>Take clearance from Production dept. to carry out the job</w:t>
      </w:r>
    </w:p>
    <w:p w14:paraId="0BE57CA6" w14:textId="77777777" w:rsidR="003B7BB3" w:rsidRDefault="003B7BB3" w:rsidP="003B7BB3">
      <w:pPr>
        <w:numPr>
          <w:ilvl w:val="0"/>
          <w:numId w:val="4"/>
        </w:numPr>
        <w:rPr>
          <w:sz w:val="24"/>
        </w:rPr>
      </w:pPr>
      <w:r>
        <w:rPr>
          <w:sz w:val="24"/>
        </w:rPr>
        <w:t xml:space="preserve">Put the concerned belt in manual mode of operation and position the joint of the </w:t>
      </w:r>
      <w:r w:rsidR="006129E5">
        <w:rPr>
          <w:sz w:val="24"/>
        </w:rPr>
        <w:t>belt (</w:t>
      </w:r>
      <w:r>
        <w:rPr>
          <w:sz w:val="24"/>
        </w:rPr>
        <w:t>preferably at the tail end return side).</w:t>
      </w:r>
    </w:p>
    <w:p w14:paraId="7DEBADCA" w14:textId="77777777" w:rsidR="003B7BB3" w:rsidRDefault="003B7BB3" w:rsidP="003B7BB3">
      <w:pPr>
        <w:numPr>
          <w:ilvl w:val="0"/>
          <w:numId w:val="4"/>
        </w:numPr>
        <w:rPr>
          <w:sz w:val="24"/>
        </w:rPr>
      </w:pPr>
      <w:r>
        <w:rPr>
          <w:sz w:val="24"/>
        </w:rPr>
        <w:t>Take electrical shutdown of the equipment</w:t>
      </w:r>
    </w:p>
    <w:p w14:paraId="55771525" w14:textId="77777777" w:rsidR="003B7BB3" w:rsidRDefault="003B7BB3" w:rsidP="003B7BB3">
      <w:pPr>
        <w:numPr>
          <w:ilvl w:val="0"/>
          <w:numId w:val="4"/>
        </w:numPr>
        <w:rPr>
          <w:sz w:val="24"/>
        </w:rPr>
      </w:pPr>
      <w:r>
        <w:rPr>
          <w:sz w:val="24"/>
        </w:rPr>
        <w:t xml:space="preserve">Cut the old </w:t>
      </w:r>
      <w:r w:rsidR="006129E5">
        <w:rPr>
          <w:sz w:val="24"/>
        </w:rPr>
        <w:t>belt,</w:t>
      </w:r>
      <w:r>
        <w:rPr>
          <w:sz w:val="24"/>
        </w:rPr>
        <w:t xml:space="preserve"> join one end of the new and old belt with minimum 6 belt fasteners and to the other end of old belt tie a manila rope. If the belt is having Gravity Take </w:t>
      </w:r>
      <w:r w:rsidR="006129E5">
        <w:rPr>
          <w:sz w:val="24"/>
        </w:rPr>
        <w:t>up</w:t>
      </w:r>
      <w:r>
        <w:rPr>
          <w:sz w:val="24"/>
        </w:rPr>
        <w:t xml:space="preserve"> (GTU), then take load of GTU using chain block.</w:t>
      </w:r>
    </w:p>
    <w:p w14:paraId="54730288" w14:textId="77777777" w:rsidR="003B7BB3" w:rsidRPr="006129E5" w:rsidRDefault="003B7BB3" w:rsidP="003B7BB3">
      <w:pPr>
        <w:numPr>
          <w:ilvl w:val="0"/>
          <w:numId w:val="4"/>
        </w:numPr>
        <w:rPr>
          <w:sz w:val="24"/>
          <w:highlight w:val="yellow"/>
          <w:rPrChange w:id="9" w:author="Gajanan S Gogate" w:date="2019-11-15T16:50:00Z">
            <w:rPr>
              <w:sz w:val="24"/>
            </w:rPr>
          </w:rPrChange>
        </w:rPr>
      </w:pPr>
      <w:r>
        <w:rPr>
          <w:sz w:val="24"/>
        </w:rPr>
        <w:t>Temporarily clear electrical shutdown to lay the new belt and keep the belt in manual mode.</w:t>
      </w:r>
      <w:ins w:id="10" w:author="Gajanan S Gogate" w:date="2019-11-15T16:50:00Z">
        <w:r w:rsidR="006129E5">
          <w:rPr>
            <w:sz w:val="24"/>
          </w:rPr>
          <w:t xml:space="preserve"> </w:t>
        </w:r>
        <w:r w:rsidR="006129E5" w:rsidRPr="006129E5">
          <w:rPr>
            <w:sz w:val="24"/>
            <w:highlight w:val="yellow"/>
            <w:rPrChange w:id="11" w:author="Gajanan S Gogate" w:date="2019-11-15T16:50:00Z">
              <w:rPr>
                <w:sz w:val="24"/>
              </w:rPr>
            </w:rPrChange>
          </w:rPr>
          <w:t>E</w:t>
        </w:r>
      </w:ins>
      <w:ins w:id="12" w:author="Gajanan S Gogate" w:date="2019-11-15T16:49:00Z">
        <w:r w:rsidR="006129E5" w:rsidRPr="006129E5">
          <w:rPr>
            <w:sz w:val="24"/>
            <w:highlight w:val="yellow"/>
            <w:rPrChange w:id="13" w:author="Gajanan S Gogate" w:date="2019-11-15T16:50:00Z">
              <w:rPr>
                <w:sz w:val="24"/>
              </w:rPr>
            </w:rPrChange>
          </w:rPr>
          <w:t xml:space="preserve">lectrician should be </w:t>
        </w:r>
      </w:ins>
      <w:ins w:id="14" w:author="Gajanan S Gogate" w:date="2019-11-15T16:50:00Z">
        <w:r w:rsidR="006129E5" w:rsidRPr="006129E5">
          <w:rPr>
            <w:sz w:val="24"/>
            <w:highlight w:val="yellow"/>
            <w:rPrChange w:id="15" w:author="Gajanan S Gogate" w:date="2019-11-15T16:50:00Z">
              <w:rPr>
                <w:sz w:val="24"/>
              </w:rPr>
            </w:rPrChange>
          </w:rPr>
          <w:t>available</w:t>
        </w:r>
      </w:ins>
      <w:ins w:id="16" w:author="Gajanan S Gogate" w:date="2019-11-15T16:49:00Z">
        <w:r w:rsidR="006129E5" w:rsidRPr="006129E5">
          <w:rPr>
            <w:sz w:val="24"/>
            <w:highlight w:val="yellow"/>
            <w:rPrChange w:id="17" w:author="Gajanan S Gogate" w:date="2019-11-15T16:50:00Z">
              <w:rPr>
                <w:sz w:val="24"/>
              </w:rPr>
            </w:rPrChange>
          </w:rPr>
          <w:t xml:space="preserve"> in </w:t>
        </w:r>
      </w:ins>
      <w:ins w:id="18" w:author="Gajanan S Gogate" w:date="2019-11-15T16:50:00Z">
        <w:r w:rsidR="006129E5" w:rsidRPr="006129E5">
          <w:rPr>
            <w:sz w:val="24"/>
            <w:highlight w:val="yellow"/>
            <w:rPrChange w:id="19" w:author="Gajanan S Gogate" w:date="2019-11-15T16:50:00Z">
              <w:rPr>
                <w:sz w:val="24"/>
              </w:rPr>
            </w:rPrChange>
          </w:rPr>
          <w:t>panel</w:t>
        </w:r>
      </w:ins>
      <w:ins w:id="20" w:author="Gajanan S Gogate" w:date="2019-11-15T16:49:00Z">
        <w:r w:rsidR="006129E5" w:rsidRPr="006129E5">
          <w:rPr>
            <w:sz w:val="24"/>
            <w:highlight w:val="yellow"/>
            <w:rPrChange w:id="21" w:author="Gajanan S Gogate" w:date="2019-11-15T16:50:00Z">
              <w:rPr>
                <w:sz w:val="24"/>
              </w:rPr>
            </w:rPrChange>
          </w:rPr>
          <w:t xml:space="preserve"> </w:t>
        </w:r>
      </w:ins>
      <w:ins w:id="22" w:author="Gajanan S Gogate" w:date="2019-11-15T16:50:00Z">
        <w:r w:rsidR="006129E5" w:rsidRPr="006129E5">
          <w:rPr>
            <w:sz w:val="24"/>
            <w:highlight w:val="yellow"/>
            <w:rPrChange w:id="23" w:author="Gajanan S Gogate" w:date="2019-11-15T16:50:00Z">
              <w:rPr>
                <w:sz w:val="24"/>
              </w:rPr>
            </w:rPrChange>
          </w:rPr>
          <w:t>room while laying belt with motor drive.</w:t>
        </w:r>
      </w:ins>
    </w:p>
    <w:p w14:paraId="5B35104B" w14:textId="77777777" w:rsidR="003B7BB3" w:rsidRDefault="003B7BB3" w:rsidP="003B7BB3">
      <w:pPr>
        <w:numPr>
          <w:ilvl w:val="0"/>
          <w:numId w:val="4"/>
        </w:numPr>
        <w:rPr>
          <w:sz w:val="24"/>
        </w:rPr>
      </w:pPr>
      <w:r>
        <w:rPr>
          <w:sz w:val="24"/>
        </w:rPr>
        <w:t>Instruct all workmen on the job not to put hand in between rollers, drum and conveyor belt and only pull the belt.</w:t>
      </w:r>
    </w:p>
    <w:p w14:paraId="1DBEF4E0" w14:textId="77777777" w:rsidR="003B7BB3" w:rsidRDefault="003B7BB3" w:rsidP="003B7BB3">
      <w:pPr>
        <w:numPr>
          <w:ilvl w:val="0"/>
          <w:numId w:val="4"/>
        </w:numPr>
        <w:rPr>
          <w:sz w:val="24"/>
        </w:rPr>
      </w:pPr>
      <w:r>
        <w:rPr>
          <w:sz w:val="24"/>
        </w:rPr>
        <w:t>While laying the belt, position persons in the following way:</w:t>
      </w:r>
    </w:p>
    <w:p w14:paraId="41C4F0DE" w14:textId="77777777" w:rsidR="003B7BB3" w:rsidRDefault="003B7BB3" w:rsidP="003B7BB3">
      <w:pPr>
        <w:numPr>
          <w:ilvl w:val="0"/>
          <w:numId w:val="5"/>
        </w:numPr>
        <w:rPr>
          <w:sz w:val="24"/>
        </w:rPr>
      </w:pPr>
      <w:r>
        <w:rPr>
          <w:sz w:val="24"/>
        </w:rPr>
        <w:t>2 persons near the new roll, to loosen the belt.</w:t>
      </w:r>
    </w:p>
    <w:p w14:paraId="3B595708" w14:textId="77777777" w:rsidR="003B7BB3" w:rsidRDefault="003B7BB3" w:rsidP="003B7BB3">
      <w:pPr>
        <w:numPr>
          <w:ilvl w:val="0"/>
          <w:numId w:val="5"/>
        </w:numPr>
        <w:rPr>
          <w:sz w:val="24"/>
        </w:rPr>
      </w:pPr>
      <w:r>
        <w:rPr>
          <w:sz w:val="24"/>
        </w:rPr>
        <w:t>4 persons to pull the old belt rope side.</w:t>
      </w:r>
    </w:p>
    <w:p w14:paraId="6D6C9456" w14:textId="77777777" w:rsidR="003B7BB3" w:rsidRDefault="003B7BB3" w:rsidP="003B7BB3">
      <w:pPr>
        <w:numPr>
          <w:ilvl w:val="0"/>
          <w:numId w:val="5"/>
        </w:numPr>
        <w:rPr>
          <w:sz w:val="24"/>
        </w:rPr>
      </w:pPr>
      <w:r>
        <w:rPr>
          <w:sz w:val="24"/>
        </w:rPr>
        <w:t xml:space="preserve">2 </w:t>
      </w:r>
      <w:r w:rsidR="006129E5">
        <w:rPr>
          <w:sz w:val="24"/>
        </w:rPr>
        <w:t>persons on</w:t>
      </w:r>
      <w:r>
        <w:rPr>
          <w:sz w:val="24"/>
        </w:rPr>
        <w:t xml:space="preserve"> either side of conveyor belt to move along with temporary joint, to ensure that the joint does not get stuck while laying the belt.</w:t>
      </w:r>
    </w:p>
    <w:p w14:paraId="79839D8D" w14:textId="77777777" w:rsidR="003B7BB3" w:rsidRDefault="003B7BB3" w:rsidP="003B7BB3">
      <w:pPr>
        <w:pStyle w:val="WW-PlainText"/>
        <w:widowControl/>
        <w:numPr>
          <w:ilvl w:val="0"/>
          <w:numId w:val="5"/>
        </w:numPr>
        <w:suppressAutoHyphens w:val="0"/>
        <w:rPr>
          <w:rFonts w:ascii="Times New Roman" w:hAnsi="Times New Roman"/>
        </w:rPr>
      </w:pPr>
      <w:r>
        <w:rPr>
          <w:rFonts w:ascii="Times New Roman" w:hAnsi="Times New Roman"/>
        </w:rPr>
        <w:t xml:space="preserve">One </w:t>
      </w:r>
      <w:r w:rsidR="006129E5">
        <w:rPr>
          <w:rFonts w:ascii="Times New Roman" w:hAnsi="Times New Roman"/>
        </w:rPr>
        <w:t>person near</w:t>
      </w:r>
      <w:r>
        <w:rPr>
          <w:rFonts w:ascii="Times New Roman" w:hAnsi="Times New Roman"/>
        </w:rPr>
        <w:t xml:space="preserve"> the ON/OFF switch and another at the tail end for communication while laying the belt.</w:t>
      </w:r>
    </w:p>
    <w:p w14:paraId="4940233B" w14:textId="77777777" w:rsidR="003B7BB3" w:rsidRDefault="003B7BB3" w:rsidP="003B7BB3">
      <w:pPr>
        <w:numPr>
          <w:ilvl w:val="0"/>
          <w:numId w:val="4"/>
        </w:numPr>
        <w:rPr>
          <w:sz w:val="24"/>
        </w:rPr>
      </w:pPr>
      <w:r>
        <w:rPr>
          <w:sz w:val="24"/>
        </w:rPr>
        <w:t>4 persons should pull the belt and, after the belt is tensioned on the return side, put on the drive.</w:t>
      </w:r>
    </w:p>
    <w:p w14:paraId="3C9475C3" w14:textId="77777777" w:rsidR="003B7BB3" w:rsidRDefault="003B7BB3" w:rsidP="003B7BB3">
      <w:pPr>
        <w:numPr>
          <w:ilvl w:val="0"/>
          <w:numId w:val="4"/>
        </w:numPr>
        <w:rPr>
          <w:sz w:val="24"/>
        </w:rPr>
      </w:pPr>
      <w:r>
        <w:rPr>
          <w:sz w:val="24"/>
        </w:rPr>
        <w:t xml:space="preserve">Don’t keep the drive running for long and ensure that the new belt  is getting released from </w:t>
      </w:r>
      <w:proofErr w:type="spellStart"/>
      <w:r>
        <w:rPr>
          <w:sz w:val="24"/>
        </w:rPr>
        <w:t>it’s</w:t>
      </w:r>
      <w:proofErr w:type="spellEnd"/>
      <w:r>
        <w:rPr>
          <w:sz w:val="24"/>
        </w:rPr>
        <w:t xml:space="preserve"> roll</w:t>
      </w:r>
    </w:p>
    <w:p w14:paraId="26767FD3" w14:textId="77777777" w:rsidR="003B7BB3" w:rsidRDefault="003B7BB3" w:rsidP="003B7BB3">
      <w:pPr>
        <w:numPr>
          <w:ilvl w:val="0"/>
          <w:numId w:val="4"/>
        </w:numPr>
        <w:rPr>
          <w:sz w:val="24"/>
        </w:rPr>
      </w:pPr>
      <w:r>
        <w:rPr>
          <w:sz w:val="24"/>
        </w:rPr>
        <w:t>Once the laying is over take electrical shutdown of the belt</w:t>
      </w:r>
    </w:p>
    <w:p w14:paraId="2B128E28" w14:textId="77777777" w:rsidR="003B7BB3" w:rsidRDefault="003B7BB3" w:rsidP="003B7BB3">
      <w:pPr>
        <w:pStyle w:val="WW-PlainText"/>
        <w:widowControl/>
        <w:numPr>
          <w:ilvl w:val="0"/>
          <w:numId w:val="4"/>
        </w:numPr>
        <w:suppressAutoHyphens w:val="0"/>
        <w:rPr>
          <w:rFonts w:ascii="Times New Roman" w:hAnsi="Times New Roman"/>
        </w:rPr>
      </w:pPr>
      <w:r>
        <w:rPr>
          <w:rFonts w:ascii="Times New Roman" w:hAnsi="Times New Roman"/>
        </w:rPr>
        <w:t>Remove the fasteners of the joint, required number of carrying rollers and brackets to clamp the belt.</w:t>
      </w:r>
    </w:p>
    <w:p w14:paraId="01E45978" w14:textId="77777777" w:rsidR="003B7BB3" w:rsidRDefault="003B7BB3" w:rsidP="003B7BB3">
      <w:pPr>
        <w:numPr>
          <w:ilvl w:val="0"/>
          <w:numId w:val="4"/>
        </w:numPr>
        <w:rPr>
          <w:sz w:val="24"/>
        </w:rPr>
      </w:pPr>
      <w:r>
        <w:rPr>
          <w:sz w:val="24"/>
        </w:rPr>
        <w:t>Cut sufficient amount of belt to make the joint and use 2 clamps each on either side of joint. Lock clamps of one side firmly to conveyor structure.</w:t>
      </w:r>
    </w:p>
    <w:p w14:paraId="30490844" w14:textId="77777777" w:rsidR="003B7BB3" w:rsidRDefault="003B7BB3" w:rsidP="003B7BB3">
      <w:pPr>
        <w:numPr>
          <w:ilvl w:val="0"/>
          <w:numId w:val="4"/>
        </w:numPr>
        <w:rPr>
          <w:sz w:val="24"/>
        </w:rPr>
      </w:pPr>
      <w:r>
        <w:rPr>
          <w:sz w:val="24"/>
        </w:rPr>
        <w:lastRenderedPageBreak/>
        <w:t>Use pulling and lifting machine to tension the belt and after tensioning put another clamp and lock it firmly to the conveyor structure carrying side.</w:t>
      </w:r>
    </w:p>
    <w:p w14:paraId="7CCEF0F8" w14:textId="77777777" w:rsidR="003B7BB3" w:rsidRDefault="003B7BB3" w:rsidP="003B7BB3">
      <w:pPr>
        <w:numPr>
          <w:ilvl w:val="0"/>
          <w:numId w:val="4"/>
        </w:numPr>
        <w:rPr>
          <w:sz w:val="24"/>
        </w:rPr>
      </w:pPr>
      <w:r>
        <w:rPr>
          <w:sz w:val="24"/>
        </w:rPr>
        <w:t>Vulcanize the joint – Refer activity no: 2</w:t>
      </w:r>
    </w:p>
    <w:p w14:paraId="29FF49E3" w14:textId="77777777" w:rsidR="003B7BB3" w:rsidRDefault="003B7BB3" w:rsidP="003B7BB3">
      <w:pPr>
        <w:numPr>
          <w:ilvl w:val="0"/>
          <w:numId w:val="4"/>
        </w:numPr>
        <w:rPr>
          <w:sz w:val="24"/>
        </w:rPr>
      </w:pPr>
      <w:r>
        <w:rPr>
          <w:sz w:val="24"/>
        </w:rPr>
        <w:t>After required curing time of the belt, remove the clamps and release the chain block of GTU. Ensure all the clamps from the belt are removed and all brackets and rollers put back. Rotate input coupling by hand, to reconfirm that all the clamps have been removed.</w:t>
      </w:r>
    </w:p>
    <w:p w14:paraId="41C2639B" w14:textId="77777777" w:rsidR="003B7BB3" w:rsidRDefault="003B7BB3" w:rsidP="003B7BB3">
      <w:pPr>
        <w:numPr>
          <w:ilvl w:val="0"/>
          <w:numId w:val="4"/>
        </w:numPr>
        <w:rPr>
          <w:sz w:val="24"/>
        </w:rPr>
      </w:pPr>
      <w:r>
        <w:rPr>
          <w:sz w:val="24"/>
        </w:rPr>
        <w:t>Clear the shutdown and start the belt in manual mode to take trials.</w:t>
      </w:r>
    </w:p>
    <w:p w14:paraId="5973F87D" w14:textId="77777777" w:rsidR="003B7BB3" w:rsidRDefault="003B7BB3" w:rsidP="003B7BB3">
      <w:pPr>
        <w:numPr>
          <w:ilvl w:val="0"/>
          <w:numId w:val="4"/>
        </w:numPr>
        <w:rPr>
          <w:ins w:id="24" w:author="Gajanan S Gogate" w:date="2019-11-16T09:49:00Z"/>
          <w:sz w:val="24"/>
        </w:rPr>
      </w:pPr>
      <w:r>
        <w:rPr>
          <w:sz w:val="24"/>
        </w:rPr>
        <w:t>Hand over the belt to Production dept.</w:t>
      </w:r>
    </w:p>
    <w:p w14:paraId="5110C2AE" w14:textId="77777777" w:rsidR="00032CBD" w:rsidRDefault="00032CBD">
      <w:pPr>
        <w:ind w:left="360"/>
        <w:rPr>
          <w:ins w:id="25" w:author="Gajanan S Gogate" w:date="2019-11-16T09:49:00Z"/>
          <w:sz w:val="24"/>
        </w:rPr>
        <w:pPrChange w:id="26" w:author="Gajanan S Gogate" w:date="2019-11-16T09:49:00Z">
          <w:pPr>
            <w:numPr>
              <w:numId w:val="4"/>
            </w:numPr>
            <w:tabs>
              <w:tab w:val="num" w:pos="360"/>
            </w:tabs>
            <w:ind w:left="360" w:hanging="360"/>
          </w:pPr>
        </w:pPrChange>
      </w:pPr>
    </w:p>
    <w:p w14:paraId="0B095CF0" w14:textId="77777777" w:rsidR="00032CBD" w:rsidRDefault="00032CBD">
      <w:pPr>
        <w:ind w:left="360"/>
        <w:rPr>
          <w:sz w:val="24"/>
        </w:rPr>
        <w:pPrChange w:id="27" w:author="Gajanan S Gogate" w:date="2019-11-16T09:49:00Z">
          <w:pPr>
            <w:numPr>
              <w:numId w:val="4"/>
            </w:numPr>
            <w:tabs>
              <w:tab w:val="num" w:pos="360"/>
            </w:tabs>
            <w:ind w:left="360" w:hanging="360"/>
          </w:pPr>
        </w:pPrChange>
      </w:pPr>
    </w:p>
    <w:p w14:paraId="013F20DC" w14:textId="77777777" w:rsidR="003B7BB3" w:rsidDel="00032CBD" w:rsidRDefault="003B7BB3" w:rsidP="003B7BB3">
      <w:pPr>
        <w:numPr>
          <w:ilvl w:val="0"/>
          <w:numId w:val="4"/>
        </w:numPr>
        <w:rPr>
          <w:del w:id="28" w:author="Gajanan S Gogate" w:date="2019-11-16T09:49:00Z"/>
          <w:sz w:val="24"/>
        </w:rPr>
      </w:pPr>
      <w:del w:id="29" w:author="Gajanan S Gogate" w:date="2019-11-16T09:49:00Z">
        <w:r w:rsidRPr="006129E5" w:rsidDel="00032CBD">
          <w:rPr>
            <w:sz w:val="24"/>
            <w:highlight w:val="yellow"/>
            <w:rPrChange w:id="30" w:author="Gajanan S Gogate" w:date="2019-11-15T16:52:00Z">
              <w:rPr>
                <w:sz w:val="24"/>
              </w:rPr>
            </w:rPrChange>
          </w:rPr>
          <w:delText>Observe joints and running of belts for 2 hrs</w:delText>
        </w:r>
      </w:del>
    </w:p>
    <w:p w14:paraId="6DDC37D7" w14:textId="77777777" w:rsidR="003B7BB3" w:rsidDel="00032CBD" w:rsidRDefault="003B7BB3" w:rsidP="003B7BB3">
      <w:pPr>
        <w:jc w:val="both"/>
        <w:rPr>
          <w:del w:id="31" w:author="Gajanan S Gogate" w:date="2019-11-16T09:49:00Z"/>
          <w:b/>
          <w:sz w:val="24"/>
        </w:rPr>
      </w:pPr>
    </w:p>
    <w:p w14:paraId="34571B7C" w14:textId="77777777" w:rsidR="003B7BB3" w:rsidRDefault="003B7BB3" w:rsidP="003B7BB3">
      <w:r>
        <w:rPr>
          <w:b/>
          <w:sz w:val="24"/>
        </w:rPr>
        <w:t>Activity No 2</w:t>
      </w:r>
      <w:r>
        <w:rPr>
          <w:b/>
          <w:sz w:val="24"/>
        </w:rPr>
        <w:tab/>
        <w:t xml:space="preserve">: </w:t>
      </w:r>
      <w:r w:rsidRPr="006129E5">
        <w:rPr>
          <w:b/>
          <w:sz w:val="24"/>
          <w:highlight w:val="yellow"/>
          <w:rPrChange w:id="32" w:author="Gajanan S Gogate" w:date="2019-11-15T16:53:00Z">
            <w:rPr>
              <w:b/>
              <w:sz w:val="24"/>
            </w:rPr>
          </w:rPrChange>
        </w:rPr>
        <w:t>Joining the belt by hot vulcanizing</w:t>
      </w:r>
      <w:r>
        <w:rPr>
          <w:b/>
          <w:sz w:val="24"/>
        </w:rPr>
        <w:t>.</w:t>
      </w:r>
    </w:p>
    <w:p w14:paraId="0CC6241D" w14:textId="77777777" w:rsidR="003B7BB3" w:rsidRDefault="003B7BB3" w:rsidP="003B7BB3"/>
    <w:p w14:paraId="28642BA0" w14:textId="77777777" w:rsidR="003B7BB3" w:rsidRDefault="003B7BB3" w:rsidP="003B7BB3">
      <w:pPr>
        <w:numPr>
          <w:ilvl w:val="0"/>
          <w:numId w:val="7"/>
        </w:numPr>
        <w:rPr>
          <w:sz w:val="24"/>
        </w:rPr>
      </w:pPr>
      <w:r>
        <w:rPr>
          <w:sz w:val="24"/>
        </w:rPr>
        <w:t>Take clearance from Production dept.</w:t>
      </w:r>
    </w:p>
    <w:p w14:paraId="25EA70B8" w14:textId="77777777" w:rsidR="003B7BB3" w:rsidRDefault="003B7BB3" w:rsidP="003B7BB3">
      <w:pPr>
        <w:numPr>
          <w:ilvl w:val="0"/>
          <w:numId w:val="7"/>
        </w:numPr>
        <w:rPr>
          <w:sz w:val="24"/>
        </w:rPr>
      </w:pPr>
      <w:r>
        <w:rPr>
          <w:sz w:val="24"/>
        </w:rPr>
        <w:t>Put the belt in manual mode and position the joint of the belt.</w:t>
      </w:r>
    </w:p>
    <w:p w14:paraId="2DF30349" w14:textId="77777777" w:rsidR="003B7BB3" w:rsidRDefault="003B7BB3" w:rsidP="003B7BB3">
      <w:pPr>
        <w:numPr>
          <w:ilvl w:val="0"/>
          <w:numId w:val="7"/>
        </w:numPr>
        <w:rPr>
          <w:sz w:val="24"/>
        </w:rPr>
      </w:pPr>
      <w:r>
        <w:rPr>
          <w:sz w:val="24"/>
        </w:rPr>
        <w:t>Remove the required number of carrying rollers and brackets to clamp the belt.</w:t>
      </w:r>
    </w:p>
    <w:p w14:paraId="5ED1C316" w14:textId="77777777" w:rsidR="003B7BB3" w:rsidRDefault="003B7BB3" w:rsidP="003B7BB3">
      <w:pPr>
        <w:numPr>
          <w:ilvl w:val="0"/>
          <w:numId w:val="7"/>
        </w:numPr>
        <w:rPr>
          <w:sz w:val="24"/>
        </w:rPr>
      </w:pPr>
      <w:r>
        <w:rPr>
          <w:sz w:val="24"/>
        </w:rPr>
        <w:t xml:space="preserve">Clamp the belt with 2 angle clamps each on either side of the joint (Total 4 </w:t>
      </w:r>
      <w:proofErr w:type="spellStart"/>
      <w:r>
        <w:rPr>
          <w:sz w:val="24"/>
        </w:rPr>
        <w:t>nos</w:t>
      </w:r>
      <w:proofErr w:type="spellEnd"/>
      <w:r>
        <w:rPr>
          <w:sz w:val="24"/>
        </w:rPr>
        <w:t xml:space="preserve"> of angle clamps). In case there is more than one joint for the belt, then ensure that the distance between them is not less than 6 </w:t>
      </w:r>
      <w:del w:id="33" w:author="Gajanan S Gogate" w:date="2019-11-15T16:52:00Z">
        <w:r w:rsidDel="006129E5">
          <w:rPr>
            <w:sz w:val="24"/>
          </w:rPr>
          <w:delText>metres</w:delText>
        </w:r>
      </w:del>
      <w:ins w:id="34" w:author="Gajanan S Gogate" w:date="2019-11-15T16:52:00Z">
        <w:r w:rsidR="006129E5">
          <w:rPr>
            <w:sz w:val="24"/>
          </w:rPr>
          <w:t>meters</w:t>
        </w:r>
      </w:ins>
      <w:r>
        <w:rPr>
          <w:sz w:val="24"/>
        </w:rPr>
        <w:t>.</w:t>
      </w:r>
    </w:p>
    <w:p w14:paraId="30360C58" w14:textId="77777777" w:rsidR="003B7BB3" w:rsidRDefault="003B7BB3" w:rsidP="003B7BB3">
      <w:pPr>
        <w:numPr>
          <w:ilvl w:val="0"/>
          <w:numId w:val="7"/>
        </w:numPr>
        <w:rPr>
          <w:sz w:val="24"/>
        </w:rPr>
      </w:pPr>
      <w:r>
        <w:rPr>
          <w:sz w:val="24"/>
        </w:rPr>
        <w:t>Start preparing the joint by cutting the belt parallel to each other. (Mark with perpendicular scale/ right angle).</w:t>
      </w:r>
    </w:p>
    <w:p w14:paraId="24844E48" w14:textId="77777777" w:rsidR="003B7BB3" w:rsidRDefault="003B7BB3" w:rsidP="003B7BB3">
      <w:pPr>
        <w:numPr>
          <w:ilvl w:val="0"/>
          <w:numId w:val="7"/>
        </w:numPr>
        <w:rPr>
          <w:sz w:val="24"/>
        </w:rPr>
      </w:pPr>
      <w:r>
        <w:rPr>
          <w:sz w:val="24"/>
        </w:rPr>
        <w:t xml:space="preserve">Fix the heating equipment and keep for required time till the temperature reaches 150 deg </w:t>
      </w:r>
      <w:del w:id="35" w:author="Gajanan S Gogate" w:date="2019-11-15T16:52:00Z">
        <w:r w:rsidDel="006129E5">
          <w:rPr>
            <w:sz w:val="24"/>
          </w:rPr>
          <w:delText>celcius</w:delText>
        </w:r>
      </w:del>
      <w:ins w:id="36" w:author="Gajanan S Gogate" w:date="2019-11-15T16:52:00Z">
        <w:r w:rsidR="006129E5">
          <w:rPr>
            <w:sz w:val="24"/>
          </w:rPr>
          <w:t>Celsius</w:t>
        </w:r>
      </w:ins>
      <w:r>
        <w:rPr>
          <w:sz w:val="24"/>
        </w:rPr>
        <w:t>.</w:t>
      </w:r>
    </w:p>
    <w:p w14:paraId="02BBF07C" w14:textId="77777777" w:rsidR="003B7BB3" w:rsidRDefault="003B7BB3" w:rsidP="003B7BB3">
      <w:pPr>
        <w:numPr>
          <w:ilvl w:val="0"/>
          <w:numId w:val="7"/>
        </w:numPr>
        <w:rPr>
          <w:sz w:val="24"/>
        </w:rPr>
      </w:pPr>
      <w:r>
        <w:rPr>
          <w:sz w:val="24"/>
        </w:rPr>
        <w:t>After required curing time of belt and cooling of heating equipment, remove the clamps and release the chain block of GTU. Ensure that all the clamps from the belt have removed and all the brackets and rollers put back. Rotate input coupling by hand to reconfirm that all the clamps have been removed.</w:t>
      </w:r>
    </w:p>
    <w:p w14:paraId="7F056DBB" w14:textId="77777777" w:rsidR="003B7BB3" w:rsidRDefault="003B7BB3" w:rsidP="003B7BB3">
      <w:pPr>
        <w:numPr>
          <w:ilvl w:val="0"/>
          <w:numId w:val="7"/>
        </w:numPr>
        <w:rPr>
          <w:sz w:val="24"/>
        </w:rPr>
      </w:pPr>
      <w:r>
        <w:rPr>
          <w:sz w:val="24"/>
        </w:rPr>
        <w:t>Clear the shutdown and start the belt in manual mode to take trials.</w:t>
      </w:r>
    </w:p>
    <w:p w14:paraId="0E4F90FB" w14:textId="77777777" w:rsidR="003B7BB3" w:rsidRPr="00B227DA" w:rsidRDefault="003B7BB3" w:rsidP="003B7BB3">
      <w:pPr>
        <w:numPr>
          <w:ilvl w:val="0"/>
          <w:numId w:val="7"/>
        </w:numPr>
        <w:rPr>
          <w:sz w:val="24"/>
          <w:szCs w:val="24"/>
        </w:rPr>
      </w:pPr>
      <w:r w:rsidRPr="00B227DA">
        <w:rPr>
          <w:sz w:val="24"/>
          <w:szCs w:val="24"/>
        </w:rPr>
        <w:t>Hand over the belt to Production dept.</w:t>
      </w:r>
    </w:p>
    <w:p w14:paraId="1D79A2E9" w14:textId="77777777" w:rsidR="003B7BB3" w:rsidRDefault="003B7BB3" w:rsidP="003B7BB3">
      <w:pPr>
        <w:numPr>
          <w:ilvl w:val="0"/>
          <w:numId w:val="7"/>
        </w:numPr>
        <w:rPr>
          <w:sz w:val="24"/>
          <w:szCs w:val="24"/>
        </w:rPr>
      </w:pPr>
      <w:r w:rsidRPr="00B227DA">
        <w:rPr>
          <w:sz w:val="24"/>
          <w:szCs w:val="24"/>
        </w:rPr>
        <w:t>Care should be taken to avoid splashing of vulcanizing compound onto the eyes.</w:t>
      </w:r>
    </w:p>
    <w:p w14:paraId="5E6B812F" w14:textId="77777777" w:rsidR="003B7BB3" w:rsidRDefault="003B7BB3" w:rsidP="003B7BB3">
      <w:pPr>
        <w:rPr>
          <w:sz w:val="24"/>
          <w:szCs w:val="24"/>
        </w:rPr>
      </w:pPr>
    </w:p>
    <w:p w14:paraId="5D47DF49" w14:textId="77777777" w:rsidR="003B7BB3" w:rsidRDefault="003B7BB3" w:rsidP="003B7BB3">
      <w:pPr>
        <w:rPr>
          <w:sz w:val="24"/>
          <w:szCs w:val="24"/>
        </w:rPr>
      </w:pPr>
    </w:p>
    <w:p w14:paraId="294DCCFC" w14:textId="77777777" w:rsidR="003B7BB3" w:rsidRDefault="003B7BB3" w:rsidP="003B7BB3">
      <w:pPr>
        <w:rPr>
          <w:sz w:val="24"/>
          <w:szCs w:val="24"/>
        </w:rPr>
      </w:pPr>
      <w:r>
        <w:rPr>
          <w:noProof/>
          <w:sz w:val="24"/>
          <w:szCs w:val="24"/>
        </w:rPr>
        <w:lastRenderedPageBreak/>
        <w:drawing>
          <wp:inline distT="0" distB="0" distL="0" distR="0" wp14:anchorId="56F94338" wp14:editId="33949615">
            <wp:extent cx="4295775" cy="2084070"/>
            <wp:effectExtent l="19050" t="0" r="9525" b="0"/>
            <wp:docPr id="1" name="Picture 1" descr="vulcanising-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lcanising-press"/>
                    <pic:cNvPicPr>
                      <a:picLocks noChangeAspect="1" noChangeArrowheads="1"/>
                    </pic:cNvPicPr>
                  </pic:nvPicPr>
                  <pic:blipFill>
                    <a:blip r:embed="rId7" cstate="print"/>
                    <a:srcRect/>
                    <a:stretch>
                      <a:fillRect/>
                    </a:stretch>
                  </pic:blipFill>
                  <pic:spPr bwMode="auto">
                    <a:xfrm>
                      <a:off x="0" y="0"/>
                      <a:ext cx="4295775" cy="2084070"/>
                    </a:xfrm>
                    <a:prstGeom prst="rect">
                      <a:avLst/>
                    </a:prstGeom>
                    <a:noFill/>
                    <a:ln w="9525">
                      <a:noFill/>
                      <a:miter lim="800000"/>
                      <a:headEnd/>
                      <a:tailEnd/>
                    </a:ln>
                  </pic:spPr>
                </pic:pic>
              </a:graphicData>
            </a:graphic>
          </wp:inline>
        </w:drawing>
      </w:r>
    </w:p>
    <w:p w14:paraId="28BDB4BE" w14:textId="77777777" w:rsidR="003B7BB3" w:rsidRDefault="003B7BB3" w:rsidP="003B7BB3">
      <w:pPr>
        <w:rPr>
          <w:sz w:val="24"/>
          <w:szCs w:val="24"/>
        </w:rPr>
      </w:pPr>
    </w:p>
    <w:p w14:paraId="10CBA4A8" w14:textId="77777777" w:rsidR="003B7BB3" w:rsidRDefault="003B7BB3" w:rsidP="003B7BB3">
      <w:pPr>
        <w:rPr>
          <w:sz w:val="24"/>
          <w:szCs w:val="24"/>
        </w:rPr>
      </w:pPr>
    </w:p>
    <w:p w14:paraId="6F788D61" w14:textId="77777777" w:rsidR="003B7BB3" w:rsidRDefault="00626DA3" w:rsidP="003B7BB3">
      <w:pPr>
        <w:rPr>
          <w:sz w:val="24"/>
          <w:szCs w:val="24"/>
        </w:rPr>
      </w:pPr>
      <w:r>
        <w:rPr>
          <w:noProof/>
          <w:sz w:val="24"/>
          <w:szCs w:val="24"/>
        </w:rPr>
        <mc:AlternateContent>
          <mc:Choice Requires="wps">
            <w:drawing>
              <wp:anchor distT="0" distB="0" distL="114300" distR="114300" simplePos="0" relativeHeight="251703296" behindDoc="0" locked="0" layoutInCell="1" allowOverlap="1" wp14:anchorId="664E7C31" wp14:editId="6BFF5876">
                <wp:simplePos x="0" y="0"/>
                <wp:positionH relativeFrom="column">
                  <wp:posOffset>455295</wp:posOffset>
                </wp:positionH>
                <wp:positionV relativeFrom="paragraph">
                  <wp:posOffset>10795</wp:posOffset>
                </wp:positionV>
                <wp:extent cx="4349115" cy="401955"/>
                <wp:effectExtent l="7620" t="13970" r="5715" b="12700"/>
                <wp:wrapNone/>
                <wp:docPr id="7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115" cy="401955"/>
                        </a:xfrm>
                        <a:prstGeom prst="rect">
                          <a:avLst/>
                        </a:prstGeom>
                        <a:solidFill>
                          <a:srgbClr val="FFFFFF"/>
                        </a:solidFill>
                        <a:ln w="9525">
                          <a:solidFill>
                            <a:srgbClr val="000000"/>
                          </a:solidFill>
                          <a:miter lim="800000"/>
                          <a:headEnd/>
                          <a:tailEnd/>
                        </a:ln>
                      </wps:spPr>
                      <wps:txbx>
                        <w:txbxContent>
                          <w:p w14:paraId="3DE85462" w14:textId="77777777" w:rsidR="003B7BB3" w:rsidRDefault="003B7BB3" w:rsidP="003B7BB3">
                            <w:r>
                              <w:t>HOT VULCANISING QUIPMENT ASSEMBLED AND BELT JOINT KEPT FOR HEATING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E7C31" id="_x0000_t202" coordsize="21600,21600" o:spt="202" path="m,l,21600r21600,l21600,xe">
                <v:stroke joinstyle="miter"/>
                <v:path gradientshapeok="t" o:connecttype="rect"/>
              </v:shapetype>
              <v:shape id="Text Box 44" o:spid="_x0000_s1026" type="#_x0000_t202" style="position:absolute;margin-left:35.85pt;margin-top:.85pt;width:342.45pt;height:3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">
                <v:textbox>
                  <w:txbxContent>
                    <w:p w14:paraId="3DE85462" w14:textId="77777777" w:rsidR="003B7BB3" w:rsidRDefault="003B7BB3" w:rsidP="003B7BB3">
                      <w:r>
                        <w:t>HOT VULCANISING QUIPMENT ASSEMBLED AND BELT JOINT KEPT FOR HEATING</w:t>
                      </w:r>
                    </w:p>
                  </w:txbxContent>
                </v:textbox>
              </v:shape>
            </w:pict>
          </mc:Fallback>
        </mc:AlternateContent>
      </w:r>
    </w:p>
    <w:p w14:paraId="7ED4C5F5" w14:textId="77777777" w:rsidR="003B7BB3" w:rsidRDefault="003B7BB3" w:rsidP="003B7BB3">
      <w:pPr>
        <w:rPr>
          <w:sz w:val="24"/>
          <w:szCs w:val="24"/>
        </w:rPr>
      </w:pPr>
    </w:p>
    <w:p w14:paraId="43BB54CB" w14:textId="77777777" w:rsidR="003B7BB3" w:rsidRDefault="003B7BB3" w:rsidP="003B7BB3">
      <w:pPr>
        <w:rPr>
          <w:sz w:val="24"/>
          <w:szCs w:val="24"/>
        </w:rPr>
      </w:pPr>
    </w:p>
    <w:p w14:paraId="04B0D547" w14:textId="77777777" w:rsidR="003B7BB3" w:rsidRDefault="003B7BB3" w:rsidP="003B7BB3">
      <w:pPr>
        <w:rPr>
          <w:sz w:val="24"/>
          <w:szCs w:val="24"/>
        </w:rPr>
      </w:pPr>
    </w:p>
    <w:p w14:paraId="0EF2BCFE" w14:textId="77777777" w:rsidR="003B7BB3" w:rsidRDefault="003B7BB3" w:rsidP="003B7BB3">
      <w:pPr>
        <w:rPr>
          <w:sz w:val="24"/>
          <w:szCs w:val="24"/>
        </w:rPr>
      </w:pPr>
    </w:p>
    <w:p w14:paraId="11491898" w14:textId="77777777" w:rsidR="003B7BB3" w:rsidRDefault="003B7BB3" w:rsidP="003B7BB3">
      <w:pPr>
        <w:rPr>
          <w:sz w:val="24"/>
          <w:szCs w:val="24"/>
        </w:rPr>
      </w:pPr>
    </w:p>
    <w:p w14:paraId="3C413B29" w14:textId="77777777" w:rsidR="003B7BB3" w:rsidRDefault="003B7BB3" w:rsidP="003B7BB3">
      <w:pPr>
        <w:rPr>
          <w:sz w:val="24"/>
          <w:szCs w:val="24"/>
        </w:rPr>
      </w:pPr>
    </w:p>
    <w:p w14:paraId="2D8779B9" w14:textId="77777777" w:rsidR="003B7BB3" w:rsidRDefault="003B7BB3" w:rsidP="003B7BB3">
      <w:pPr>
        <w:rPr>
          <w:sz w:val="24"/>
          <w:szCs w:val="24"/>
        </w:rPr>
      </w:pPr>
    </w:p>
    <w:p w14:paraId="41558247" w14:textId="77777777" w:rsidR="003B7BB3" w:rsidRDefault="003B7BB3" w:rsidP="003B7BB3">
      <w:pPr>
        <w:rPr>
          <w:sz w:val="24"/>
          <w:szCs w:val="24"/>
        </w:rPr>
      </w:pPr>
    </w:p>
    <w:p w14:paraId="0873AFFE" w14:textId="77777777" w:rsidR="003B7BB3" w:rsidRDefault="003B7BB3" w:rsidP="003B7BB3">
      <w:pPr>
        <w:rPr>
          <w:sz w:val="24"/>
          <w:szCs w:val="24"/>
        </w:rPr>
      </w:pPr>
    </w:p>
    <w:p w14:paraId="593360B7" w14:textId="77777777" w:rsidR="003B7BB3" w:rsidRDefault="003B7BB3" w:rsidP="003B7BB3">
      <w:pPr>
        <w:rPr>
          <w:sz w:val="24"/>
          <w:szCs w:val="24"/>
        </w:rPr>
      </w:pPr>
    </w:p>
    <w:p w14:paraId="23122439" w14:textId="77777777" w:rsidR="003B7BB3" w:rsidRDefault="003B7BB3" w:rsidP="003B7BB3">
      <w:pPr>
        <w:rPr>
          <w:sz w:val="24"/>
          <w:szCs w:val="24"/>
        </w:rPr>
      </w:pPr>
    </w:p>
    <w:p w14:paraId="0A046D16" w14:textId="77777777" w:rsidR="003B7BB3" w:rsidRDefault="003B7BB3" w:rsidP="003B7BB3">
      <w:pPr>
        <w:rPr>
          <w:sz w:val="24"/>
          <w:szCs w:val="24"/>
        </w:rPr>
      </w:pPr>
    </w:p>
    <w:p w14:paraId="66D99851" w14:textId="77777777" w:rsidR="003B7BB3" w:rsidRDefault="003B7BB3" w:rsidP="003B7BB3">
      <w:pPr>
        <w:rPr>
          <w:sz w:val="24"/>
          <w:szCs w:val="24"/>
        </w:rPr>
      </w:pPr>
    </w:p>
    <w:p w14:paraId="44B54586" w14:textId="77777777" w:rsidR="003B7BB3" w:rsidRDefault="003B7BB3" w:rsidP="003B7BB3">
      <w:pPr>
        <w:rPr>
          <w:sz w:val="24"/>
          <w:szCs w:val="24"/>
        </w:rPr>
      </w:pPr>
    </w:p>
    <w:p w14:paraId="7939074F" w14:textId="77777777" w:rsidR="003B7BB3" w:rsidRDefault="003B7BB3" w:rsidP="003B7BB3">
      <w:pPr>
        <w:rPr>
          <w:sz w:val="24"/>
          <w:szCs w:val="24"/>
        </w:rPr>
      </w:pPr>
    </w:p>
    <w:p w14:paraId="1BDA558A" w14:textId="77777777" w:rsidR="003B7BB3" w:rsidRDefault="003B7BB3" w:rsidP="003B7BB3">
      <w:pPr>
        <w:rPr>
          <w:sz w:val="24"/>
          <w:szCs w:val="24"/>
        </w:rPr>
      </w:pPr>
    </w:p>
    <w:p w14:paraId="22106215" w14:textId="77777777" w:rsidR="003B7BB3" w:rsidRDefault="003B7BB3" w:rsidP="003B7BB3">
      <w:pPr>
        <w:rPr>
          <w:sz w:val="24"/>
          <w:szCs w:val="24"/>
        </w:rPr>
      </w:pPr>
    </w:p>
    <w:p w14:paraId="698F7606" w14:textId="77777777" w:rsidR="003B7BB3" w:rsidRPr="00B227DA" w:rsidRDefault="003B7BB3" w:rsidP="003B7BB3">
      <w:pPr>
        <w:rPr>
          <w:sz w:val="24"/>
          <w:szCs w:val="24"/>
        </w:rPr>
      </w:pPr>
    </w:p>
    <w:p w14:paraId="3FAFBF70" w14:textId="77777777" w:rsidR="003B7BB3" w:rsidRDefault="003B7BB3" w:rsidP="003B7BB3"/>
    <w:p w14:paraId="544FFDCF" w14:textId="77777777" w:rsidR="003B7BB3" w:rsidRDefault="003B7BB3" w:rsidP="003B7BB3">
      <w:pPr>
        <w:pStyle w:val="Heading1"/>
      </w:pPr>
      <w:r>
        <w:lastRenderedPageBreak/>
        <w:t>Activity No 3</w:t>
      </w:r>
      <w:r>
        <w:tab/>
      </w:r>
      <w:r>
        <w:tab/>
        <w:t xml:space="preserve">: </w:t>
      </w:r>
      <w:r>
        <w:tab/>
        <w:t>Joining belt by fasteners</w:t>
      </w:r>
    </w:p>
    <w:p w14:paraId="1BC8CB0A" w14:textId="77777777" w:rsidR="003B7BB3" w:rsidRDefault="003B7BB3" w:rsidP="003B7BB3"/>
    <w:p w14:paraId="0121F423" w14:textId="77777777" w:rsidR="003B7BB3" w:rsidRDefault="003B7BB3" w:rsidP="003B7BB3">
      <w:pPr>
        <w:numPr>
          <w:ilvl w:val="0"/>
          <w:numId w:val="8"/>
        </w:numPr>
        <w:rPr>
          <w:sz w:val="24"/>
        </w:rPr>
      </w:pPr>
      <w:r>
        <w:rPr>
          <w:sz w:val="24"/>
        </w:rPr>
        <w:t>Take clearance from Production dept.</w:t>
      </w:r>
    </w:p>
    <w:p w14:paraId="0E9F8A5B" w14:textId="77777777" w:rsidR="003B7BB3" w:rsidRDefault="003B7BB3" w:rsidP="003B7BB3">
      <w:pPr>
        <w:numPr>
          <w:ilvl w:val="0"/>
          <w:numId w:val="8"/>
        </w:numPr>
        <w:rPr>
          <w:sz w:val="24"/>
        </w:rPr>
      </w:pPr>
      <w:r>
        <w:rPr>
          <w:sz w:val="24"/>
        </w:rPr>
        <w:t>Put the belt in manual mode of operation and position the joint of the belt on top side such that it is convenient for fastener joint.</w:t>
      </w:r>
    </w:p>
    <w:p w14:paraId="198B7BE9" w14:textId="77777777" w:rsidR="003B7BB3" w:rsidRDefault="003B7BB3" w:rsidP="003B7BB3">
      <w:pPr>
        <w:numPr>
          <w:ilvl w:val="0"/>
          <w:numId w:val="8"/>
        </w:numPr>
        <w:rPr>
          <w:sz w:val="24"/>
        </w:rPr>
      </w:pPr>
      <w:r>
        <w:rPr>
          <w:sz w:val="24"/>
        </w:rPr>
        <w:t>Take electrical shutdown</w:t>
      </w:r>
    </w:p>
    <w:p w14:paraId="171D5720" w14:textId="77777777" w:rsidR="003B7BB3" w:rsidRDefault="003B7BB3" w:rsidP="003B7BB3">
      <w:pPr>
        <w:numPr>
          <w:ilvl w:val="0"/>
          <w:numId w:val="8"/>
        </w:numPr>
        <w:rPr>
          <w:sz w:val="24"/>
        </w:rPr>
      </w:pPr>
      <w:r>
        <w:rPr>
          <w:sz w:val="24"/>
        </w:rPr>
        <w:t>Remove the required number of carrying rollers and brackets to clamp the belt.</w:t>
      </w:r>
    </w:p>
    <w:p w14:paraId="5BA42EAB" w14:textId="77777777" w:rsidR="003B7BB3" w:rsidRDefault="003B7BB3" w:rsidP="003B7BB3">
      <w:pPr>
        <w:numPr>
          <w:ilvl w:val="0"/>
          <w:numId w:val="8"/>
        </w:numPr>
        <w:rPr>
          <w:sz w:val="24"/>
        </w:rPr>
      </w:pPr>
      <w:r>
        <w:rPr>
          <w:sz w:val="24"/>
        </w:rPr>
        <w:t xml:space="preserve">Clamp the belt with 2 angle clamps each, on either side of the joint (Total 4 </w:t>
      </w:r>
      <w:proofErr w:type="spellStart"/>
      <w:r>
        <w:rPr>
          <w:sz w:val="24"/>
        </w:rPr>
        <w:t>nos</w:t>
      </w:r>
      <w:proofErr w:type="spellEnd"/>
      <w:r>
        <w:rPr>
          <w:sz w:val="24"/>
        </w:rPr>
        <w:t xml:space="preserve"> of angle clamps).</w:t>
      </w:r>
    </w:p>
    <w:p w14:paraId="449F359E" w14:textId="77777777" w:rsidR="003B7BB3" w:rsidRDefault="003B7BB3" w:rsidP="003B7BB3">
      <w:pPr>
        <w:numPr>
          <w:ilvl w:val="0"/>
          <w:numId w:val="8"/>
        </w:numPr>
        <w:rPr>
          <w:sz w:val="24"/>
        </w:rPr>
      </w:pPr>
      <w:r>
        <w:rPr>
          <w:sz w:val="24"/>
        </w:rPr>
        <w:t xml:space="preserve">Start preparing the joint by cutting the belt parallel to each other using right </w:t>
      </w:r>
      <w:proofErr w:type="gramStart"/>
      <w:r>
        <w:rPr>
          <w:sz w:val="24"/>
        </w:rPr>
        <w:t>angle(</w:t>
      </w:r>
      <w:proofErr w:type="gramEnd"/>
      <w:r>
        <w:rPr>
          <w:sz w:val="24"/>
        </w:rPr>
        <w:t>Fig 2)..      (Mark with perpendicular scale). Only skilled people should handle belt cutting instruments.</w:t>
      </w:r>
    </w:p>
    <w:p w14:paraId="2AD8C850" w14:textId="77777777" w:rsidR="003B7BB3" w:rsidRDefault="003B7BB3" w:rsidP="003B7BB3">
      <w:pPr>
        <w:numPr>
          <w:ilvl w:val="0"/>
          <w:numId w:val="8"/>
        </w:numPr>
        <w:rPr>
          <w:sz w:val="24"/>
        </w:rPr>
      </w:pPr>
      <w:r>
        <w:rPr>
          <w:sz w:val="24"/>
        </w:rPr>
        <w:t xml:space="preserve">Cut the belt in right angle (Fig 3) and touch both the cut edges so that there is no gap </w:t>
      </w:r>
    </w:p>
    <w:p w14:paraId="59897DB4" w14:textId="77777777" w:rsidR="003B7BB3" w:rsidRDefault="003B7BB3" w:rsidP="003B7BB3">
      <w:pPr>
        <w:numPr>
          <w:ilvl w:val="0"/>
          <w:numId w:val="8"/>
        </w:numPr>
        <w:rPr>
          <w:sz w:val="24"/>
        </w:rPr>
      </w:pPr>
      <w:r>
        <w:rPr>
          <w:sz w:val="24"/>
        </w:rPr>
        <w:t>Keep fastener upper plate along the belt joint at equidistance of 15mm between each fastener as shown in photos below. Mark holes using pen / pencil and punch out holes on both sides of the belt joint (Fig 4,5,6,7,8,9 &amp; 10).</w:t>
      </w:r>
    </w:p>
    <w:p w14:paraId="0AA837AA" w14:textId="77777777" w:rsidR="003B7BB3" w:rsidRDefault="003B7BB3" w:rsidP="003B7BB3">
      <w:pPr>
        <w:numPr>
          <w:ilvl w:val="0"/>
          <w:numId w:val="8"/>
        </w:numPr>
        <w:rPr>
          <w:sz w:val="24"/>
        </w:rPr>
      </w:pPr>
      <w:r>
        <w:rPr>
          <w:sz w:val="24"/>
        </w:rPr>
        <w:t>Insert fastener bolts inside the lower plate and lock those bolts in its place by retainer plate locking. Pass these prepared set of fastener through holes</w:t>
      </w:r>
      <w:ins w:id="37" w:author="Gajanan S Gogate" w:date="2019-11-15T16:55:00Z">
        <w:r w:rsidR="006129E5">
          <w:rPr>
            <w:sz w:val="24"/>
          </w:rPr>
          <w:t xml:space="preserve"> </w:t>
        </w:r>
      </w:ins>
      <w:r>
        <w:rPr>
          <w:sz w:val="24"/>
        </w:rPr>
        <w:t>punched, head facing downwards. Ensure hole punch is kept on top half of circle marked with fasteners. This is done as belt will get pulled inwards after fasteners are put. Place upper plate on bolts. Tighten fastener nuts with the help of ratchet and cut the extra thread of the bolt 2mm above nut, with a hacksaw(Fig 12,13,14,15,16,17,18 &amp; 19)</w:t>
      </w:r>
    </w:p>
    <w:p w14:paraId="726C1CFE" w14:textId="77777777" w:rsidR="003B7BB3" w:rsidRDefault="003B7BB3" w:rsidP="003B7BB3">
      <w:pPr>
        <w:numPr>
          <w:ilvl w:val="0"/>
          <w:numId w:val="8"/>
        </w:numPr>
        <w:rPr>
          <w:sz w:val="24"/>
        </w:rPr>
      </w:pPr>
      <w:r>
        <w:rPr>
          <w:sz w:val="24"/>
        </w:rPr>
        <w:t>Hammer the cut side to flatten it.</w:t>
      </w:r>
      <w:r w:rsidRPr="00524D24">
        <w:rPr>
          <w:sz w:val="24"/>
        </w:rPr>
        <w:t xml:space="preserve"> </w:t>
      </w:r>
      <w:r>
        <w:rPr>
          <w:sz w:val="24"/>
        </w:rPr>
        <w:t>(Fig 20) Cut the belt on both ends of joint to prevent it from getting stuck at side of conveyor structure while in operation (Fig 21)</w:t>
      </w:r>
    </w:p>
    <w:p w14:paraId="38A12ADE" w14:textId="77777777" w:rsidR="003B7BB3" w:rsidRDefault="003B7BB3" w:rsidP="003B7BB3">
      <w:pPr>
        <w:numPr>
          <w:ilvl w:val="0"/>
          <w:numId w:val="8"/>
        </w:numPr>
        <w:rPr>
          <w:sz w:val="24"/>
        </w:rPr>
      </w:pPr>
      <w:r>
        <w:rPr>
          <w:sz w:val="24"/>
        </w:rPr>
        <w:t>Remove angle clamps from the belt. Put back all the removed brackets and rollers. Rotate input coupling by hand to reconfirm that all the clamps have been removed.</w:t>
      </w:r>
    </w:p>
    <w:p w14:paraId="19F66463" w14:textId="77777777" w:rsidR="003B7BB3" w:rsidRDefault="003B7BB3" w:rsidP="003B7BB3">
      <w:pPr>
        <w:numPr>
          <w:ilvl w:val="0"/>
          <w:numId w:val="8"/>
        </w:numPr>
        <w:rPr>
          <w:sz w:val="24"/>
        </w:rPr>
      </w:pPr>
      <w:r>
        <w:rPr>
          <w:sz w:val="24"/>
        </w:rPr>
        <w:t xml:space="preserve">Lower primary, secondary and internal scrapper so that clamps does not get open after </w:t>
      </w:r>
      <w:proofErr w:type="spellStart"/>
      <w:r>
        <w:rPr>
          <w:sz w:val="24"/>
        </w:rPr>
        <w:t>strucking</w:t>
      </w:r>
      <w:proofErr w:type="spellEnd"/>
      <w:r>
        <w:rPr>
          <w:sz w:val="24"/>
        </w:rPr>
        <w:t xml:space="preserve"> with the scrappers</w:t>
      </w:r>
    </w:p>
    <w:p w14:paraId="1C75E65C" w14:textId="77777777" w:rsidR="003B7BB3" w:rsidRDefault="003B7BB3" w:rsidP="003B7BB3">
      <w:pPr>
        <w:numPr>
          <w:ilvl w:val="0"/>
          <w:numId w:val="8"/>
        </w:numPr>
        <w:rPr>
          <w:sz w:val="24"/>
        </w:rPr>
      </w:pPr>
      <w:r>
        <w:rPr>
          <w:sz w:val="24"/>
        </w:rPr>
        <w:t>Clear the shutdown and start the belt in manual mode of operation, to take trials. Adjust skirt rubbers if necessary.</w:t>
      </w:r>
    </w:p>
    <w:p w14:paraId="72131A55" w14:textId="77777777" w:rsidR="003B7BB3" w:rsidRDefault="003B7BB3" w:rsidP="003B7BB3">
      <w:pPr>
        <w:numPr>
          <w:ilvl w:val="0"/>
          <w:numId w:val="8"/>
        </w:numPr>
        <w:rPr>
          <w:sz w:val="24"/>
        </w:rPr>
      </w:pPr>
      <w:r>
        <w:rPr>
          <w:sz w:val="24"/>
        </w:rPr>
        <w:t>Hand over the belt to Production dept.</w:t>
      </w:r>
    </w:p>
    <w:p w14:paraId="61E61095" w14:textId="77777777" w:rsidR="003B7BB3" w:rsidRDefault="003B7BB3" w:rsidP="003B7BB3">
      <w:pPr>
        <w:rPr>
          <w:sz w:val="24"/>
        </w:rPr>
      </w:pPr>
    </w:p>
    <w:tbl>
      <w:tblPr>
        <w:tblW w:w="5140" w:type="dxa"/>
        <w:tblInd w:w="96" w:type="dxa"/>
        <w:tblLook w:val="04A0" w:firstRow="1" w:lastRow="0" w:firstColumn="1" w:lastColumn="0" w:noHBand="0" w:noVBand="1"/>
      </w:tblPr>
      <w:tblGrid>
        <w:gridCol w:w="1220"/>
        <w:gridCol w:w="2196"/>
        <w:gridCol w:w="1724"/>
      </w:tblGrid>
      <w:tr w:rsidR="003B7BB3" w:rsidRPr="008B5D24" w14:paraId="20700C7D" w14:textId="77777777" w:rsidTr="00772141">
        <w:trPr>
          <w:trHeight w:val="288"/>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71EF0"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 </w:t>
            </w:r>
          </w:p>
        </w:tc>
        <w:tc>
          <w:tcPr>
            <w:tcW w:w="392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0AABDC" w14:textId="77777777" w:rsidR="003B7BB3" w:rsidRPr="008B5D24" w:rsidRDefault="003B7BB3" w:rsidP="00772141">
            <w:pPr>
              <w:jc w:val="center"/>
              <w:rPr>
                <w:rFonts w:ascii="Calibri" w:hAnsi="Calibri" w:cs="Calibri"/>
                <w:b/>
                <w:bCs/>
                <w:color w:val="000000"/>
                <w:sz w:val="22"/>
                <w:szCs w:val="22"/>
              </w:rPr>
            </w:pPr>
            <w:r w:rsidRPr="008B5D24">
              <w:rPr>
                <w:rFonts w:ascii="Calibri" w:hAnsi="Calibri" w:cs="Calibri"/>
                <w:b/>
                <w:bCs/>
                <w:color w:val="000000"/>
                <w:sz w:val="22"/>
                <w:szCs w:val="22"/>
              </w:rPr>
              <w:t>NOS OF CLAMP USED FOR JOINT</w:t>
            </w:r>
          </w:p>
        </w:tc>
      </w:tr>
      <w:tr w:rsidR="003B7BB3" w:rsidRPr="008B5D24" w14:paraId="7BED996C" w14:textId="77777777" w:rsidTr="00772141">
        <w:trPr>
          <w:trHeight w:val="288"/>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059BCAAA" w14:textId="77777777" w:rsidR="003B7BB3" w:rsidRPr="008B5D24" w:rsidRDefault="003B7BB3" w:rsidP="00772141">
            <w:pPr>
              <w:jc w:val="center"/>
              <w:rPr>
                <w:rFonts w:ascii="Calibri" w:hAnsi="Calibri" w:cs="Calibri"/>
                <w:b/>
                <w:bCs/>
                <w:color w:val="000000"/>
                <w:sz w:val="22"/>
                <w:szCs w:val="22"/>
              </w:rPr>
            </w:pPr>
            <w:r w:rsidRPr="008B5D24">
              <w:rPr>
                <w:rFonts w:ascii="Calibri" w:hAnsi="Calibri" w:cs="Calibri"/>
                <w:b/>
                <w:bCs/>
                <w:color w:val="000000"/>
                <w:sz w:val="22"/>
                <w:szCs w:val="22"/>
              </w:rPr>
              <w:lastRenderedPageBreak/>
              <w:t>BELT WIDTH</w:t>
            </w:r>
          </w:p>
        </w:tc>
        <w:tc>
          <w:tcPr>
            <w:tcW w:w="2196" w:type="dxa"/>
            <w:tcBorders>
              <w:top w:val="nil"/>
              <w:left w:val="nil"/>
              <w:bottom w:val="single" w:sz="4" w:space="0" w:color="auto"/>
              <w:right w:val="single" w:sz="4" w:space="0" w:color="auto"/>
            </w:tcBorders>
            <w:shd w:val="clear" w:color="auto" w:fill="auto"/>
            <w:noWrap/>
            <w:vAlign w:val="bottom"/>
            <w:hideMark/>
          </w:tcPr>
          <w:p w14:paraId="44BA9886" w14:textId="77777777" w:rsidR="003B7BB3" w:rsidRPr="008B5D24" w:rsidRDefault="003B7BB3" w:rsidP="00772141">
            <w:pPr>
              <w:jc w:val="center"/>
              <w:rPr>
                <w:rFonts w:ascii="Calibri" w:hAnsi="Calibri" w:cs="Calibri"/>
                <w:b/>
                <w:bCs/>
                <w:color w:val="000000"/>
                <w:sz w:val="22"/>
                <w:szCs w:val="22"/>
              </w:rPr>
            </w:pPr>
            <w:r w:rsidRPr="008B5D24">
              <w:rPr>
                <w:rFonts w:ascii="Calibri" w:hAnsi="Calibri" w:cs="Calibri"/>
                <w:b/>
                <w:bCs/>
                <w:color w:val="000000"/>
                <w:sz w:val="22"/>
                <w:szCs w:val="22"/>
              </w:rPr>
              <w:t>1 1/2 INCH CLAMP</w:t>
            </w:r>
          </w:p>
        </w:tc>
        <w:tc>
          <w:tcPr>
            <w:tcW w:w="1724" w:type="dxa"/>
            <w:tcBorders>
              <w:top w:val="nil"/>
              <w:left w:val="nil"/>
              <w:bottom w:val="single" w:sz="4" w:space="0" w:color="auto"/>
              <w:right w:val="single" w:sz="4" w:space="0" w:color="auto"/>
            </w:tcBorders>
            <w:shd w:val="clear" w:color="auto" w:fill="auto"/>
            <w:noWrap/>
            <w:vAlign w:val="bottom"/>
            <w:hideMark/>
          </w:tcPr>
          <w:p w14:paraId="457A326F" w14:textId="77777777" w:rsidR="003B7BB3" w:rsidRPr="008B5D24" w:rsidRDefault="003B7BB3" w:rsidP="00772141">
            <w:pPr>
              <w:jc w:val="center"/>
              <w:rPr>
                <w:rFonts w:ascii="Calibri" w:hAnsi="Calibri" w:cs="Calibri"/>
                <w:b/>
                <w:bCs/>
                <w:color w:val="000000"/>
                <w:sz w:val="22"/>
                <w:szCs w:val="22"/>
              </w:rPr>
            </w:pPr>
            <w:r w:rsidRPr="008B5D24">
              <w:rPr>
                <w:rFonts w:ascii="Calibri" w:hAnsi="Calibri" w:cs="Calibri"/>
                <w:b/>
                <w:bCs/>
                <w:color w:val="000000"/>
                <w:sz w:val="22"/>
                <w:szCs w:val="22"/>
              </w:rPr>
              <w:t>2 INCH CLAMP</w:t>
            </w:r>
          </w:p>
        </w:tc>
      </w:tr>
      <w:tr w:rsidR="003B7BB3" w:rsidRPr="008B5D24" w14:paraId="4EA4D842" w14:textId="77777777" w:rsidTr="00772141">
        <w:trPr>
          <w:trHeight w:val="288"/>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6523C0EA"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800 MM</w:t>
            </w:r>
          </w:p>
        </w:tc>
        <w:tc>
          <w:tcPr>
            <w:tcW w:w="2196" w:type="dxa"/>
            <w:tcBorders>
              <w:top w:val="nil"/>
              <w:left w:val="nil"/>
              <w:bottom w:val="single" w:sz="4" w:space="0" w:color="auto"/>
              <w:right w:val="single" w:sz="4" w:space="0" w:color="auto"/>
            </w:tcBorders>
            <w:shd w:val="clear" w:color="auto" w:fill="auto"/>
            <w:noWrap/>
            <w:vAlign w:val="bottom"/>
            <w:hideMark/>
          </w:tcPr>
          <w:p w14:paraId="27ACB471"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19</w:t>
            </w:r>
          </w:p>
        </w:tc>
        <w:tc>
          <w:tcPr>
            <w:tcW w:w="1724" w:type="dxa"/>
            <w:tcBorders>
              <w:top w:val="nil"/>
              <w:left w:val="nil"/>
              <w:bottom w:val="single" w:sz="4" w:space="0" w:color="auto"/>
              <w:right w:val="single" w:sz="4" w:space="0" w:color="auto"/>
            </w:tcBorders>
            <w:shd w:val="clear" w:color="auto" w:fill="auto"/>
            <w:noWrap/>
            <w:vAlign w:val="bottom"/>
            <w:hideMark/>
          </w:tcPr>
          <w:p w14:paraId="279307F4"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18</w:t>
            </w:r>
          </w:p>
        </w:tc>
      </w:tr>
      <w:tr w:rsidR="003B7BB3" w:rsidRPr="008B5D24" w14:paraId="0F9D1B5C" w14:textId="77777777" w:rsidTr="00772141">
        <w:trPr>
          <w:trHeight w:val="288"/>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250933CB"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650 MM</w:t>
            </w:r>
          </w:p>
        </w:tc>
        <w:tc>
          <w:tcPr>
            <w:tcW w:w="2196" w:type="dxa"/>
            <w:tcBorders>
              <w:top w:val="nil"/>
              <w:left w:val="nil"/>
              <w:bottom w:val="single" w:sz="4" w:space="0" w:color="auto"/>
              <w:right w:val="single" w:sz="4" w:space="0" w:color="auto"/>
            </w:tcBorders>
            <w:shd w:val="clear" w:color="auto" w:fill="auto"/>
            <w:noWrap/>
            <w:vAlign w:val="bottom"/>
            <w:hideMark/>
          </w:tcPr>
          <w:p w14:paraId="6D14C816"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16</w:t>
            </w:r>
          </w:p>
        </w:tc>
        <w:tc>
          <w:tcPr>
            <w:tcW w:w="1724" w:type="dxa"/>
            <w:tcBorders>
              <w:top w:val="nil"/>
              <w:left w:val="nil"/>
              <w:bottom w:val="single" w:sz="4" w:space="0" w:color="auto"/>
              <w:right w:val="single" w:sz="4" w:space="0" w:color="auto"/>
            </w:tcBorders>
            <w:shd w:val="clear" w:color="auto" w:fill="auto"/>
            <w:noWrap/>
            <w:vAlign w:val="bottom"/>
            <w:hideMark/>
          </w:tcPr>
          <w:p w14:paraId="514CEFEC"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15</w:t>
            </w:r>
          </w:p>
        </w:tc>
      </w:tr>
      <w:tr w:rsidR="003B7BB3" w:rsidRPr="008B5D24" w14:paraId="3F67885D" w14:textId="77777777" w:rsidTr="00772141">
        <w:trPr>
          <w:trHeight w:val="288"/>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14:paraId="192F5E1C"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500 MM</w:t>
            </w:r>
          </w:p>
        </w:tc>
        <w:tc>
          <w:tcPr>
            <w:tcW w:w="2196" w:type="dxa"/>
            <w:tcBorders>
              <w:top w:val="nil"/>
              <w:left w:val="nil"/>
              <w:bottom w:val="single" w:sz="4" w:space="0" w:color="auto"/>
              <w:right w:val="single" w:sz="4" w:space="0" w:color="auto"/>
            </w:tcBorders>
            <w:shd w:val="clear" w:color="auto" w:fill="auto"/>
            <w:noWrap/>
            <w:vAlign w:val="bottom"/>
            <w:hideMark/>
          </w:tcPr>
          <w:p w14:paraId="493A08CD"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12</w:t>
            </w:r>
          </w:p>
        </w:tc>
        <w:tc>
          <w:tcPr>
            <w:tcW w:w="1724" w:type="dxa"/>
            <w:tcBorders>
              <w:top w:val="nil"/>
              <w:left w:val="nil"/>
              <w:bottom w:val="single" w:sz="4" w:space="0" w:color="auto"/>
              <w:right w:val="single" w:sz="4" w:space="0" w:color="auto"/>
            </w:tcBorders>
            <w:shd w:val="clear" w:color="auto" w:fill="auto"/>
            <w:noWrap/>
            <w:vAlign w:val="bottom"/>
            <w:hideMark/>
          </w:tcPr>
          <w:p w14:paraId="527075E4" w14:textId="77777777" w:rsidR="003B7BB3" w:rsidRPr="008B5D24" w:rsidRDefault="003B7BB3" w:rsidP="00772141">
            <w:pPr>
              <w:jc w:val="center"/>
              <w:rPr>
                <w:rFonts w:ascii="Calibri" w:hAnsi="Calibri" w:cs="Calibri"/>
                <w:color w:val="000000"/>
                <w:sz w:val="22"/>
                <w:szCs w:val="22"/>
              </w:rPr>
            </w:pPr>
            <w:r w:rsidRPr="008B5D24">
              <w:rPr>
                <w:rFonts w:ascii="Calibri" w:hAnsi="Calibri" w:cs="Calibri"/>
                <w:color w:val="000000"/>
                <w:sz w:val="22"/>
                <w:szCs w:val="22"/>
              </w:rPr>
              <w:t>11</w:t>
            </w:r>
          </w:p>
        </w:tc>
      </w:tr>
    </w:tbl>
    <w:p w14:paraId="01E73E24" w14:textId="77777777" w:rsidR="003B7BB3" w:rsidRDefault="003B7BB3" w:rsidP="003B7BB3">
      <w:pPr>
        <w:rPr>
          <w:sz w:val="24"/>
        </w:rPr>
      </w:pPr>
    </w:p>
    <w:p w14:paraId="1F47A334" w14:textId="77777777" w:rsidR="003B7BB3" w:rsidRDefault="003B7BB3" w:rsidP="003B7BB3">
      <w:pPr>
        <w:rPr>
          <w:sz w:val="24"/>
        </w:rPr>
      </w:pPr>
    </w:p>
    <w:p w14:paraId="1A4CB73F" w14:textId="77777777" w:rsidR="003B7BB3" w:rsidRDefault="003B7BB3" w:rsidP="003B7BB3">
      <w:pPr>
        <w:rPr>
          <w:ins w:id="38" w:author="Gajanan S Gogate" w:date="2019-11-16T09:49:00Z"/>
          <w:sz w:val="24"/>
        </w:rPr>
      </w:pPr>
    </w:p>
    <w:p w14:paraId="0C1E9C98" w14:textId="77777777" w:rsidR="00032CBD" w:rsidRDefault="00032CBD" w:rsidP="003B7BB3">
      <w:pPr>
        <w:rPr>
          <w:ins w:id="39" w:author="Gajanan S Gogate" w:date="2019-11-16T09:49:00Z"/>
          <w:sz w:val="24"/>
        </w:rPr>
      </w:pPr>
    </w:p>
    <w:p w14:paraId="0D6A293F" w14:textId="77777777" w:rsidR="00032CBD" w:rsidRDefault="00032CBD" w:rsidP="003B7BB3">
      <w:pPr>
        <w:rPr>
          <w:ins w:id="40" w:author="Gajanan S Gogate" w:date="2019-11-16T09:49:00Z"/>
          <w:sz w:val="24"/>
        </w:rPr>
      </w:pPr>
    </w:p>
    <w:p w14:paraId="3CBD07F0" w14:textId="77777777" w:rsidR="00032CBD" w:rsidRDefault="00032CBD" w:rsidP="003B7BB3">
      <w:pPr>
        <w:rPr>
          <w:ins w:id="41" w:author="Gajanan S Gogate" w:date="2019-11-16T09:49:00Z"/>
          <w:sz w:val="24"/>
        </w:rPr>
      </w:pPr>
    </w:p>
    <w:p w14:paraId="3AE668EA" w14:textId="77777777" w:rsidR="00032CBD" w:rsidRDefault="00032CBD" w:rsidP="003B7BB3">
      <w:pPr>
        <w:rPr>
          <w:ins w:id="42" w:author="Gajanan S Gogate" w:date="2019-11-16T09:49:00Z"/>
          <w:sz w:val="24"/>
        </w:rPr>
      </w:pPr>
    </w:p>
    <w:p w14:paraId="3453B3F9" w14:textId="77777777" w:rsidR="00032CBD" w:rsidRDefault="00032CBD" w:rsidP="003B7BB3">
      <w:pPr>
        <w:rPr>
          <w:ins w:id="43" w:author="Gajanan S Gogate" w:date="2019-11-16T09:49:00Z"/>
          <w:sz w:val="24"/>
        </w:rPr>
      </w:pPr>
    </w:p>
    <w:p w14:paraId="0A2C1E91" w14:textId="77777777" w:rsidR="00032CBD" w:rsidRDefault="00032CBD" w:rsidP="003B7BB3">
      <w:pPr>
        <w:rPr>
          <w:ins w:id="44" w:author="Gajanan S Gogate" w:date="2019-11-16T09:49:00Z"/>
          <w:sz w:val="24"/>
        </w:rPr>
      </w:pPr>
    </w:p>
    <w:p w14:paraId="599D629D" w14:textId="77777777" w:rsidR="00032CBD" w:rsidRDefault="00032CBD" w:rsidP="003B7BB3">
      <w:pPr>
        <w:rPr>
          <w:ins w:id="45" w:author="Gajanan S Gogate" w:date="2019-11-16T09:49:00Z"/>
          <w:sz w:val="24"/>
        </w:rPr>
      </w:pPr>
    </w:p>
    <w:p w14:paraId="05DCF4E2" w14:textId="77777777" w:rsidR="00032CBD" w:rsidRDefault="00032CBD" w:rsidP="003B7BB3">
      <w:pPr>
        <w:rPr>
          <w:ins w:id="46" w:author="Gajanan S Gogate" w:date="2019-11-16T09:49:00Z"/>
          <w:sz w:val="24"/>
        </w:rPr>
      </w:pPr>
    </w:p>
    <w:p w14:paraId="08AB3F66" w14:textId="77777777" w:rsidR="00032CBD" w:rsidRDefault="00032CBD" w:rsidP="003B7BB3">
      <w:pPr>
        <w:rPr>
          <w:ins w:id="47" w:author="Gajanan S Gogate" w:date="2019-11-16T09:49:00Z"/>
          <w:sz w:val="24"/>
        </w:rPr>
      </w:pPr>
    </w:p>
    <w:p w14:paraId="2CABCF7F" w14:textId="77777777" w:rsidR="00032CBD" w:rsidRDefault="00032CBD" w:rsidP="003B7BB3">
      <w:pPr>
        <w:rPr>
          <w:ins w:id="48" w:author="Gajanan S Gogate" w:date="2019-11-16T09:49:00Z"/>
          <w:sz w:val="24"/>
        </w:rPr>
      </w:pPr>
    </w:p>
    <w:p w14:paraId="564411C1" w14:textId="77777777" w:rsidR="00032CBD" w:rsidRDefault="00032CBD" w:rsidP="003B7BB3">
      <w:pPr>
        <w:rPr>
          <w:ins w:id="49" w:author="Gajanan S Gogate" w:date="2019-11-16T09:49:00Z"/>
          <w:sz w:val="24"/>
        </w:rPr>
      </w:pPr>
    </w:p>
    <w:p w14:paraId="0C69F20E" w14:textId="77777777" w:rsidR="00032CBD" w:rsidRDefault="00032CBD" w:rsidP="003B7BB3">
      <w:pPr>
        <w:rPr>
          <w:ins w:id="50" w:author="Gajanan S Gogate" w:date="2019-11-16T09:49:00Z"/>
          <w:sz w:val="24"/>
        </w:rPr>
      </w:pPr>
    </w:p>
    <w:p w14:paraId="5777CDDD" w14:textId="77777777" w:rsidR="00032CBD" w:rsidRDefault="00032CBD" w:rsidP="003B7BB3">
      <w:pPr>
        <w:rPr>
          <w:ins w:id="51" w:author="Gajanan S Gogate" w:date="2019-11-16T09:49:00Z"/>
          <w:sz w:val="24"/>
        </w:rPr>
      </w:pPr>
    </w:p>
    <w:p w14:paraId="2A217BC4" w14:textId="77777777" w:rsidR="00032CBD" w:rsidRDefault="00032CBD" w:rsidP="003B7BB3">
      <w:pPr>
        <w:rPr>
          <w:ins w:id="52" w:author="Gajanan S Gogate" w:date="2019-11-16T09:49:00Z"/>
          <w:sz w:val="24"/>
        </w:rPr>
      </w:pPr>
    </w:p>
    <w:p w14:paraId="6195D7EE" w14:textId="77777777" w:rsidR="00032CBD" w:rsidRDefault="00032CBD" w:rsidP="003B7BB3">
      <w:pPr>
        <w:rPr>
          <w:ins w:id="53" w:author="Gajanan S Gogate" w:date="2019-11-16T09:49:00Z"/>
          <w:sz w:val="24"/>
        </w:rPr>
      </w:pPr>
    </w:p>
    <w:p w14:paraId="4C89BB79" w14:textId="77777777" w:rsidR="00032CBD" w:rsidRDefault="00032CBD" w:rsidP="003B7BB3">
      <w:pPr>
        <w:rPr>
          <w:ins w:id="54" w:author="Gajanan S Gogate" w:date="2019-11-16T09:49:00Z"/>
          <w:sz w:val="24"/>
        </w:rPr>
      </w:pPr>
    </w:p>
    <w:p w14:paraId="5AE9EE04" w14:textId="77777777" w:rsidR="00032CBD" w:rsidRDefault="00032CBD" w:rsidP="003B7BB3">
      <w:pPr>
        <w:rPr>
          <w:sz w:val="24"/>
        </w:rPr>
      </w:pPr>
    </w:p>
    <w:p w14:paraId="5B5D0038" w14:textId="77777777" w:rsidR="003B7BB3" w:rsidRPr="003C544D" w:rsidRDefault="003B7BB3" w:rsidP="003B7BB3">
      <w:pPr>
        <w:rPr>
          <w:b/>
          <w:i/>
          <w:color w:val="FF0000"/>
          <w:sz w:val="28"/>
          <w:szCs w:val="28"/>
          <w:u w:val="single"/>
        </w:rPr>
      </w:pPr>
      <w:r>
        <w:t xml:space="preserve">                                                         </w:t>
      </w:r>
      <w:r w:rsidRPr="003C544D">
        <w:rPr>
          <w:b/>
          <w:i/>
          <w:color w:val="FF0000"/>
          <w:sz w:val="28"/>
          <w:szCs w:val="28"/>
          <w:u w:val="single"/>
        </w:rPr>
        <w:t>CONVEYOR BELT JOINING STEPS</w:t>
      </w:r>
    </w:p>
    <w:p w14:paraId="19DE4C59" w14:textId="77777777" w:rsidR="003B7BB3" w:rsidRDefault="003B7BB3" w:rsidP="003B7BB3">
      <w:pPr>
        <w:rPr>
          <w:b/>
          <w:sz w:val="28"/>
          <w:szCs w:val="28"/>
          <w:u w:val="single"/>
        </w:rPr>
      </w:pPr>
      <w:r>
        <w:rPr>
          <w:b/>
          <w:sz w:val="28"/>
          <w:szCs w:val="28"/>
          <w:u w:val="single"/>
        </w:rPr>
        <w:t>Material required for belt joining with fasteners:</w:t>
      </w:r>
    </w:p>
    <w:p w14:paraId="0023AA4F" w14:textId="77777777" w:rsidR="003B7BB3" w:rsidRDefault="00626DA3" w:rsidP="003B7BB3">
      <w:pPr>
        <w:rPr>
          <w:b/>
          <w:sz w:val="28"/>
          <w:szCs w:val="28"/>
          <w:u w:val="single"/>
        </w:rPr>
      </w:pPr>
      <w:r>
        <w:rPr>
          <w:b/>
          <w:noProof/>
          <w:sz w:val="28"/>
          <w:szCs w:val="28"/>
          <w:u w:val="single"/>
        </w:rPr>
        <mc:AlternateContent>
          <mc:Choice Requires="wps">
            <w:drawing>
              <wp:anchor distT="0" distB="0" distL="114300" distR="114300" simplePos="0" relativeHeight="251660288" behindDoc="0" locked="0" layoutInCell="1" allowOverlap="1" wp14:anchorId="3DF19FF4" wp14:editId="79921B7E">
                <wp:simplePos x="0" y="0"/>
                <wp:positionH relativeFrom="column">
                  <wp:posOffset>4488180</wp:posOffset>
                </wp:positionH>
                <wp:positionV relativeFrom="paragraph">
                  <wp:posOffset>51435</wp:posOffset>
                </wp:positionV>
                <wp:extent cx="1973580" cy="2788920"/>
                <wp:effectExtent l="11430" t="8255" r="5715" b="1270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2788920"/>
                        </a:xfrm>
                        <a:prstGeom prst="rect">
                          <a:avLst/>
                        </a:prstGeom>
                        <a:solidFill>
                          <a:srgbClr val="FFFFFF"/>
                        </a:solidFill>
                        <a:ln w="9525">
                          <a:solidFill>
                            <a:srgbClr val="000000"/>
                          </a:solidFill>
                          <a:miter lim="800000"/>
                          <a:headEnd/>
                          <a:tailEnd/>
                        </a:ln>
                      </wps:spPr>
                      <wps:txbx>
                        <w:txbxContent>
                          <w:p w14:paraId="566FAA68" w14:textId="77777777" w:rsidR="003B7BB3" w:rsidRDefault="003B7BB3" w:rsidP="003B7BB3">
                            <w:pPr>
                              <w:pStyle w:val="ListParagraph"/>
                              <w:numPr>
                                <w:ilvl w:val="0"/>
                                <w:numId w:val="35"/>
                              </w:numPr>
                            </w:pPr>
                            <w:r>
                              <w:t>FASTENERS</w:t>
                            </w:r>
                          </w:p>
                          <w:p w14:paraId="14E92BB4" w14:textId="77777777" w:rsidR="003B7BB3" w:rsidRDefault="003B7BB3" w:rsidP="003B7BB3">
                            <w:pPr>
                              <w:pStyle w:val="ListParagraph"/>
                              <w:numPr>
                                <w:ilvl w:val="0"/>
                                <w:numId w:val="35"/>
                              </w:numPr>
                            </w:pPr>
                            <w:r>
                              <w:t>MEASURING TAPE</w:t>
                            </w:r>
                          </w:p>
                          <w:p w14:paraId="503E5CA6" w14:textId="77777777" w:rsidR="003B7BB3" w:rsidRDefault="003B7BB3" w:rsidP="003B7BB3">
                            <w:pPr>
                              <w:pStyle w:val="ListParagraph"/>
                              <w:numPr>
                                <w:ilvl w:val="0"/>
                                <w:numId w:val="35"/>
                              </w:numPr>
                            </w:pPr>
                            <w:r>
                              <w:t>WOODEN PLANK</w:t>
                            </w:r>
                          </w:p>
                          <w:p w14:paraId="0375385B" w14:textId="77777777" w:rsidR="003B7BB3" w:rsidRDefault="003B7BB3" w:rsidP="003B7BB3">
                            <w:pPr>
                              <w:pStyle w:val="ListParagraph"/>
                              <w:numPr>
                                <w:ilvl w:val="0"/>
                                <w:numId w:val="35"/>
                              </w:numPr>
                            </w:pPr>
                            <w:r>
                              <w:t>HAMMER</w:t>
                            </w:r>
                          </w:p>
                          <w:p w14:paraId="42FFABB0" w14:textId="77777777" w:rsidR="003B7BB3" w:rsidRDefault="003B7BB3" w:rsidP="003B7BB3">
                            <w:pPr>
                              <w:pStyle w:val="ListParagraph"/>
                              <w:numPr>
                                <w:ilvl w:val="0"/>
                                <w:numId w:val="35"/>
                              </w:numPr>
                            </w:pPr>
                            <w:r>
                              <w:t>SCREW DRIVER</w:t>
                            </w:r>
                          </w:p>
                          <w:p w14:paraId="656A545B" w14:textId="77777777" w:rsidR="003B7BB3" w:rsidRDefault="003B7BB3" w:rsidP="003B7BB3">
                            <w:pPr>
                              <w:pStyle w:val="ListParagraph"/>
                              <w:numPr>
                                <w:ilvl w:val="0"/>
                                <w:numId w:val="35"/>
                              </w:numPr>
                            </w:pPr>
                            <w:r>
                              <w:t>RIGHT ANGLE</w:t>
                            </w:r>
                          </w:p>
                          <w:p w14:paraId="3B330398" w14:textId="77777777" w:rsidR="003B7BB3" w:rsidRDefault="003B7BB3" w:rsidP="003B7BB3">
                            <w:pPr>
                              <w:pStyle w:val="ListParagraph"/>
                              <w:numPr>
                                <w:ilvl w:val="0"/>
                                <w:numId w:val="35"/>
                              </w:numPr>
                            </w:pPr>
                            <w:r>
                              <w:t>HACKSAW FRAME WITH BLADE</w:t>
                            </w:r>
                          </w:p>
                          <w:p w14:paraId="2F1DC492" w14:textId="77777777" w:rsidR="003B7BB3" w:rsidRDefault="003B7BB3" w:rsidP="003B7BB3"/>
                          <w:p w14:paraId="240AF387" w14:textId="77777777" w:rsidR="003B7BB3" w:rsidRDefault="003B7BB3" w:rsidP="003B7BB3"/>
                          <w:p w14:paraId="532D3764" w14:textId="77777777" w:rsidR="003B7BB3" w:rsidRDefault="003B7BB3" w:rsidP="003B7BB3">
                            <w:pPr>
                              <w:pStyle w:val="ListParagraph"/>
                              <w:numPr>
                                <w:ilvl w:val="0"/>
                                <w:numId w:val="35"/>
                              </w:numPr>
                            </w:pPr>
                            <w:r>
                              <w:t>NUT TIGHTENING RATCHET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19FF4" id="Text Box 2" o:spid="_x0000_s1027" type="#_x0000_t202" style="position:absolute;margin-left:353.4pt;margin-top:4.05pt;width:155.4pt;height:21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">
                <v:textbox>
                  <w:txbxContent>
                    <w:p w14:paraId="566FAA68" w14:textId="77777777" w:rsidR="003B7BB3" w:rsidRDefault="003B7BB3" w:rsidP="003B7BB3">
                      <w:pPr>
                        <w:pStyle w:val="ListParagraph"/>
                        <w:numPr>
                          <w:ilvl w:val="0"/>
                          <w:numId w:val="35"/>
                        </w:numPr>
                      </w:pPr>
                      <w:r>
                        <w:t>FASTENERS</w:t>
                      </w:r>
                    </w:p>
                    <w:p w14:paraId="14E92BB4" w14:textId="77777777" w:rsidR="003B7BB3" w:rsidRDefault="003B7BB3" w:rsidP="003B7BB3">
                      <w:pPr>
                        <w:pStyle w:val="ListParagraph"/>
                        <w:numPr>
                          <w:ilvl w:val="0"/>
                          <w:numId w:val="35"/>
                        </w:numPr>
                      </w:pPr>
                      <w:r>
                        <w:t>MEASURING TAPE</w:t>
                      </w:r>
                    </w:p>
                    <w:p w14:paraId="503E5CA6" w14:textId="77777777" w:rsidR="003B7BB3" w:rsidRDefault="003B7BB3" w:rsidP="003B7BB3">
                      <w:pPr>
                        <w:pStyle w:val="ListParagraph"/>
                        <w:numPr>
                          <w:ilvl w:val="0"/>
                          <w:numId w:val="35"/>
                        </w:numPr>
                      </w:pPr>
                      <w:r>
                        <w:t>WOODEN PLANK</w:t>
                      </w:r>
                    </w:p>
                    <w:p w14:paraId="0375385B" w14:textId="77777777" w:rsidR="003B7BB3" w:rsidRDefault="003B7BB3" w:rsidP="003B7BB3">
                      <w:pPr>
                        <w:pStyle w:val="ListParagraph"/>
                        <w:numPr>
                          <w:ilvl w:val="0"/>
                          <w:numId w:val="35"/>
                        </w:numPr>
                      </w:pPr>
                      <w:r>
                        <w:t>HAMMER</w:t>
                      </w:r>
                    </w:p>
                    <w:p w14:paraId="42FFABB0" w14:textId="77777777" w:rsidR="003B7BB3" w:rsidRDefault="003B7BB3" w:rsidP="003B7BB3">
                      <w:pPr>
                        <w:pStyle w:val="ListParagraph"/>
                        <w:numPr>
                          <w:ilvl w:val="0"/>
                          <w:numId w:val="35"/>
                        </w:numPr>
                      </w:pPr>
                      <w:r>
                        <w:t>SCREW DRIVER</w:t>
                      </w:r>
                    </w:p>
                    <w:p w14:paraId="656A545B" w14:textId="77777777" w:rsidR="003B7BB3" w:rsidRDefault="003B7BB3" w:rsidP="003B7BB3">
                      <w:pPr>
                        <w:pStyle w:val="ListParagraph"/>
                        <w:numPr>
                          <w:ilvl w:val="0"/>
                          <w:numId w:val="35"/>
                        </w:numPr>
                      </w:pPr>
                      <w:r>
                        <w:t>RIGHT ANGLE</w:t>
                      </w:r>
                    </w:p>
                    <w:p w14:paraId="3B330398" w14:textId="77777777" w:rsidR="003B7BB3" w:rsidRDefault="003B7BB3" w:rsidP="003B7BB3">
                      <w:pPr>
                        <w:pStyle w:val="ListParagraph"/>
                        <w:numPr>
                          <w:ilvl w:val="0"/>
                          <w:numId w:val="35"/>
                        </w:numPr>
                      </w:pPr>
                      <w:r>
                        <w:t>HACKSAW FRAME WITH BLADE</w:t>
                      </w:r>
                    </w:p>
                    <w:p w14:paraId="2F1DC492" w14:textId="77777777" w:rsidR="003B7BB3" w:rsidRDefault="003B7BB3" w:rsidP="003B7BB3"/>
                    <w:p w14:paraId="240AF387" w14:textId="77777777" w:rsidR="003B7BB3" w:rsidRDefault="003B7BB3" w:rsidP="003B7BB3"/>
                    <w:p w14:paraId="532D3764" w14:textId="77777777" w:rsidR="003B7BB3" w:rsidRDefault="003B7BB3" w:rsidP="003B7BB3">
                      <w:pPr>
                        <w:pStyle w:val="ListParagraph"/>
                        <w:numPr>
                          <w:ilvl w:val="0"/>
                          <w:numId w:val="35"/>
                        </w:numPr>
                      </w:pPr>
                      <w:r>
                        <w:t>NUT TIGHTENING RATCHET</w:t>
                      </w:r>
                    </w:p>
                  </w:txbxContent>
                </v:textbox>
              </v:shape>
            </w:pict>
          </mc:Fallback>
        </mc:AlternateContent>
      </w:r>
    </w:p>
    <w:p w14:paraId="7349401C" w14:textId="77777777" w:rsidR="003B7BB3" w:rsidRPr="00E438CE" w:rsidRDefault="00626DA3" w:rsidP="003B7BB3">
      <w:pPr>
        <w:rPr>
          <w:b/>
          <w:sz w:val="28"/>
          <w:szCs w:val="28"/>
          <w:u w:val="single"/>
        </w:rPr>
      </w:pPr>
      <w:r>
        <w:rPr>
          <w:b/>
          <w:i/>
          <w:noProof/>
          <w:sz w:val="28"/>
          <w:szCs w:val="28"/>
          <w:u w:val="single"/>
        </w:rPr>
        <w:lastRenderedPageBreak/>
        <mc:AlternateContent>
          <mc:Choice Requires="wps">
            <w:drawing>
              <wp:anchor distT="0" distB="0" distL="114300" distR="114300" simplePos="0" relativeHeight="251668480" behindDoc="0" locked="0" layoutInCell="1" allowOverlap="1" wp14:anchorId="7535B864" wp14:editId="28EFCBD7">
                <wp:simplePos x="0" y="0"/>
                <wp:positionH relativeFrom="column">
                  <wp:posOffset>236220</wp:posOffset>
                </wp:positionH>
                <wp:positionV relativeFrom="paragraph">
                  <wp:posOffset>1814195</wp:posOffset>
                </wp:positionV>
                <wp:extent cx="480060" cy="929005"/>
                <wp:effectExtent l="7620" t="41910" r="55245" b="10160"/>
                <wp:wrapNone/>
                <wp:docPr id="7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0060" cy="929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8D2E93" id="_x0000_t32" coordsize="21600,21600" o:spt="32" o:oned="t" path="m,l21600,21600e" filled="f">
                <v:path arrowok="t" fillok="f" o:connecttype="none"/>
                <o:lock v:ext="edit" shapetype="t"/>
              </v:shapetype>
              <v:shape id="AutoShape 10" o:spid="_x0000_s1026" type="#_x0000_t32" style="position:absolute;margin-left:18.6pt;margin-top:142.85pt;width:37.8pt;height:73.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">
                <v:stroke endarrow="block"/>
              </v:shape>
            </w:pict>
          </mc:Fallback>
        </mc:AlternateContent>
      </w:r>
      <w:r>
        <w:rPr>
          <w:b/>
          <w:noProof/>
          <w:sz w:val="28"/>
          <w:szCs w:val="28"/>
          <w:u w:val="single"/>
        </w:rPr>
        <mc:AlternateContent>
          <mc:Choice Requires="wps">
            <w:drawing>
              <wp:anchor distT="0" distB="0" distL="114300" distR="114300" simplePos="0" relativeHeight="251675648" behindDoc="0" locked="0" layoutInCell="1" allowOverlap="1" wp14:anchorId="126BC628" wp14:editId="4B9DB835">
                <wp:simplePos x="0" y="0"/>
                <wp:positionH relativeFrom="column">
                  <wp:posOffset>2225040</wp:posOffset>
                </wp:positionH>
                <wp:positionV relativeFrom="paragraph">
                  <wp:posOffset>1883410</wp:posOffset>
                </wp:positionV>
                <wp:extent cx="342900" cy="897890"/>
                <wp:effectExtent l="53340" t="34925" r="13335" b="10160"/>
                <wp:wrapNone/>
                <wp:docPr id="6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897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BF2556" id="AutoShape 17" o:spid="_x0000_s1026" type="#_x0000_t32" style="position:absolute;margin-left:175.2pt;margin-top:148.3pt;width:27pt;height:70.7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">
                <v:stroke endarrow="block"/>
              </v:shape>
            </w:pict>
          </mc:Fallback>
        </mc:AlternateContent>
      </w:r>
      <w:r>
        <w:rPr>
          <w:b/>
          <w:noProof/>
          <w:sz w:val="28"/>
          <w:szCs w:val="28"/>
          <w:u w:val="single"/>
        </w:rPr>
        <mc:AlternateContent>
          <mc:Choice Requires="wps">
            <w:drawing>
              <wp:anchor distT="0" distB="0" distL="114300" distR="114300" simplePos="0" relativeHeight="251673600" behindDoc="0" locked="0" layoutInCell="1" allowOverlap="1" wp14:anchorId="7CB0B49F" wp14:editId="220E4321">
                <wp:simplePos x="0" y="0"/>
                <wp:positionH relativeFrom="column">
                  <wp:posOffset>1043940</wp:posOffset>
                </wp:positionH>
                <wp:positionV relativeFrom="paragraph">
                  <wp:posOffset>1334770</wp:posOffset>
                </wp:positionV>
                <wp:extent cx="556260" cy="1408430"/>
                <wp:effectExtent l="5715" t="38735" r="57150" b="10160"/>
                <wp:wrapNone/>
                <wp:docPr id="6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6260" cy="140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B90072" id="AutoShape 15" o:spid="_x0000_s1026" type="#_x0000_t32" style="position:absolute;margin-left:82.2pt;margin-top:105.1pt;width:43.8pt;height:110.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">
                <v:stroke endarrow="block"/>
              </v:shape>
            </w:pict>
          </mc:Fallback>
        </mc:AlternateContent>
      </w:r>
      <w:r>
        <w:rPr>
          <w:b/>
          <w:i/>
          <w:noProof/>
          <w:sz w:val="28"/>
          <w:szCs w:val="28"/>
          <w:u w:val="single"/>
        </w:rPr>
        <mc:AlternateContent>
          <mc:Choice Requires="wps">
            <w:drawing>
              <wp:anchor distT="0" distB="0" distL="114300" distR="114300" simplePos="0" relativeHeight="251672576" behindDoc="0" locked="0" layoutInCell="1" allowOverlap="1" wp14:anchorId="18321D23" wp14:editId="55947A84">
                <wp:simplePos x="0" y="0"/>
                <wp:positionH relativeFrom="column">
                  <wp:posOffset>3710940</wp:posOffset>
                </wp:positionH>
                <wp:positionV relativeFrom="paragraph">
                  <wp:posOffset>1372870</wp:posOffset>
                </wp:positionV>
                <wp:extent cx="1181100" cy="62865"/>
                <wp:effectExtent l="5715" t="57785" r="22860" b="12700"/>
                <wp:wrapNone/>
                <wp:docPr id="6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1100" cy="62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0B5DA" id="AutoShape 14" o:spid="_x0000_s1026" type="#_x0000_t32" style="position:absolute;margin-left:292.2pt;margin-top:108.1pt;width:93pt;height:4.9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">
                <v:stroke endarrow="block"/>
              </v:shape>
            </w:pict>
          </mc:Fallback>
        </mc:AlternateContent>
      </w:r>
      <w:r>
        <w:rPr>
          <w:b/>
          <w:noProof/>
          <w:sz w:val="28"/>
          <w:szCs w:val="28"/>
          <w:u w:val="single"/>
        </w:rPr>
        <mc:AlternateContent>
          <mc:Choice Requires="wps">
            <w:drawing>
              <wp:anchor distT="0" distB="0" distL="114300" distR="114300" simplePos="0" relativeHeight="251677696" behindDoc="0" locked="0" layoutInCell="1" allowOverlap="1" wp14:anchorId="3C2CF9A3" wp14:editId="2471BA55">
                <wp:simplePos x="0" y="0"/>
                <wp:positionH relativeFrom="column">
                  <wp:posOffset>3802380</wp:posOffset>
                </wp:positionH>
                <wp:positionV relativeFrom="paragraph">
                  <wp:posOffset>421005</wp:posOffset>
                </wp:positionV>
                <wp:extent cx="845820" cy="205105"/>
                <wp:effectExtent l="11430" t="58420" r="28575" b="12700"/>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5820" cy="205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82A9E" id="AutoShape 19" o:spid="_x0000_s1026" type="#_x0000_t32" style="position:absolute;margin-left:299.4pt;margin-top:33.15pt;width:66.6pt;height:16.1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">
                <v:stroke endarrow="block"/>
              </v:shape>
            </w:pict>
          </mc:Fallback>
        </mc:AlternateContent>
      </w:r>
      <w:r>
        <w:rPr>
          <w:b/>
          <w:noProof/>
          <w:sz w:val="28"/>
          <w:szCs w:val="28"/>
          <w:u w:val="single"/>
        </w:rPr>
        <mc:AlternateContent>
          <mc:Choice Requires="wps">
            <w:drawing>
              <wp:anchor distT="0" distB="0" distL="114300" distR="114300" simplePos="0" relativeHeight="251666432" behindDoc="0" locked="0" layoutInCell="1" allowOverlap="1" wp14:anchorId="3A0619BC" wp14:editId="17160662">
                <wp:simplePos x="0" y="0"/>
                <wp:positionH relativeFrom="column">
                  <wp:posOffset>2636520</wp:posOffset>
                </wp:positionH>
                <wp:positionV relativeFrom="paragraph">
                  <wp:posOffset>626110</wp:posOffset>
                </wp:positionV>
                <wp:extent cx="2057400" cy="350520"/>
                <wp:effectExtent l="7620" t="53975" r="30480" b="5080"/>
                <wp:wrapNone/>
                <wp:docPr id="6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B003F9" id="AutoShape 8" o:spid="_x0000_s1026" type="#_x0000_t32" style="position:absolute;margin-left:207.6pt;margin-top:49.3pt;width:162pt;height:27.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">
                <v:stroke endarrow="block"/>
              </v:shape>
            </w:pict>
          </mc:Fallback>
        </mc:AlternateContent>
      </w:r>
      <w:r>
        <w:rPr>
          <w:b/>
          <w:noProof/>
          <w:sz w:val="28"/>
          <w:szCs w:val="28"/>
          <w:u w:val="single"/>
        </w:rPr>
        <mc:AlternateContent>
          <mc:Choice Requires="wps">
            <w:drawing>
              <wp:anchor distT="0" distB="0" distL="114300" distR="114300" simplePos="0" relativeHeight="251665408" behindDoc="0" locked="0" layoutInCell="1" allowOverlap="1" wp14:anchorId="42FFA336" wp14:editId="64251EA4">
                <wp:simplePos x="0" y="0"/>
                <wp:positionH relativeFrom="column">
                  <wp:posOffset>2674620</wp:posOffset>
                </wp:positionH>
                <wp:positionV relativeFrom="paragraph">
                  <wp:posOffset>847090</wp:posOffset>
                </wp:positionV>
                <wp:extent cx="1973580" cy="381000"/>
                <wp:effectExtent l="7620" t="55880" r="28575" b="10795"/>
                <wp:wrapNone/>
                <wp:docPr id="6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358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D61A7" id="AutoShape 7" o:spid="_x0000_s1026" type="#_x0000_t32" style="position:absolute;margin-left:210.6pt;margin-top:66.7pt;width:155.4pt;height:30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cQQIAAG0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">
                <v:stroke endarrow="block"/>
              </v:shape>
            </w:pict>
          </mc:Fallback>
        </mc:AlternateContent>
      </w:r>
      <w:r>
        <w:rPr>
          <w:b/>
          <w:noProof/>
          <w:sz w:val="28"/>
          <w:szCs w:val="28"/>
          <w:u w:val="single"/>
        </w:rPr>
        <mc:AlternateContent>
          <mc:Choice Requires="wps">
            <w:drawing>
              <wp:anchor distT="0" distB="0" distL="114300" distR="114300" simplePos="0" relativeHeight="251664384" behindDoc="0" locked="0" layoutInCell="1" allowOverlap="1" wp14:anchorId="7F15531D" wp14:editId="7022820F">
                <wp:simplePos x="0" y="0"/>
                <wp:positionH relativeFrom="column">
                  <wp:posOffset>2895600</wp:posOffset>
                </wp:positionH>
                <wp:positionV relativeFrom="paragraph">
                  <wp:posOffset>1029970</wp:posOffset>
                </wp:positionV>
                <wp:extent cx="1836420" cy="381635"/>
                <wp:effectExtent l="9525" t="57785" r="30480" b="8255"/>
                <wp:wrapNone/>
                <wp:docPr id="6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6420" cy="381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DD17D" id="AutoShape 6" o:spid="_x0000_s1026" type="#_x0000_t32" style="position:absolute;margin-left:228pt;margin-top:81.1pt;width:144.6pt;height:30.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">
                <v:stroke endarrow="block"/>
              </v:shape>
            </w:pict>
          </mc:Fallback>
        </mc:AlternateContent>
      </w:r>
      <w:r>
        <w:rPr>
          <w:b/>
          <w:noProof/>
          <w:sz w:val="28"/>
          <w:szCs w:val="28"/>
          <w:u w:val="single"/>
        </w:rPr>
        <mc:AlternateContent>
          <mc:Choice Requires="wps">
            <w:drawing>
              <wp:anchor distT="0" distB="0" distL="114300" distR="114300" simplePos="0" relativeHeight="251663360" behindDoc="0" locked="0" layoutInCell="1" allowOverlap="1" wp14:anchorId="76E46378" wp14:editId="32C8F3B2">
                <wp:simplePos x="0" y="0"/>
                <wp:positionH relativeFrom="column">
                  <wp:posOffset>1821180</wp:posOffset>
                </wp:positionH>
                <wp:positionV relativeFrom="paragraph">
                  <wp:posOffset>1578610</wp:posOffset>
                </wp:positionV>
                <wp:extent cx="68580" cy="1371600"/>
                <wp:effectExtent l="11430" t="25400" r="53340" b="12700"/>
                <wp:wrapNone/>
                <wp:docPr id="6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 cy="137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B901A4" id="AutoShape 5" o:spid="_x0000_s1026" type="#_x0000_t32" style="position:absolute;margin-left:143.4pt;margin-top:124.3pt;width:5.4pt;height:10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">
                <v:stroke endarrow="block"/>
              </v:shape>
            </w:pict>
          </mc:Fallback>
        </mc:AlternateContent>
      </w:r>
      <w:r>
        <w:rPr>
          <w:b/>
          <w:i/>
          <w:noProof/>
          <w:sz w:val="28"/>
          <w:szCs w:val="28"/>
          <w:u w:val="single"/>
        </w:rPr>
        <mc:AlternateContent>
          <mc:Choice Requires="wps">
            <w:drawing>
              <wp:anchor distT="0" distB="0" distL="114300" distR="114300" simplePos="0" relativeHeight="251671552" behindDoc="0" locked="0" layoutInCell="1" allowOverlap="1" wp14:anchorId="6239CC4D" wp14:editId="5E5FA19A">
                <wp:simplePos x="0" y="0"/>
                <wp:positionH relativeFrom="column">
                  <wp:posOffset>1760220</wp:posOffset>
                </wp:positionH>
                <wp:positionV relativeFrom="paragraph">
                  <wp:posOffset>2150745</wp:posOffset>
                </wp:positionV>
                <wp:extent cx="2971800" cy="0"/>
                <wp:effectExtent l="7620" t="54610" r="20955" b="59690"/>
                <wp:wrapNone/>
                <wp:docPr id="6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B3165" id="AutoShape 13" o:spid="_x0000_s1026" type="#_x0000_t32" style="position:absolute;margin-left:138.6pt;margin-top:169.35pt;width:234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nD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">
                <v:stroke endarrow="block"/>
              </v:shape>
            </w:pict>
          </mc:Fallback>
        </mc:AlternateContent>
      </w:r>
      <w:r>
        <w:rPr>
          <w:b/>
          <w:noProof/>
          <w:sz w:val="28"/>
          <w:szCs w:val="28"/>
          <w:u w:val="single"/>
        </w:rPr>
        <mc:AlternateContent>
          <mc:Choice Requires="wps">
            <w:drawing>
              <wp:anchor distT="0" distB="0" distL="114300" distR="114300" simplePos="0" relativeHeight="251662336" behindDoc="0" locked="0" layoutInCell="1" allowOverlap="1" wp14:anchorId="15C785E9" wp14:editId="226903E1">
                <wp:simplePos x="0" y="0"/>
                <wp:positionH relativeFrom="column">
                  <wp:posOffset>1043940</wp:posOffset>
                </wp:positionH>
                <wp:positionV relativeFrom="paragraph">
                  <wp:posOffset>245110</wp:posOffset>
                </wp:positionV>
                <wp:extent cx="3688080" cy="784860"/>
                <wp:effectExtent l="5715" t="53975" r="30480" b="8890"/>
                <wp:wrapNone/>
                <wp:docPr id="6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88080" cy="784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C4C96C" id="AutoShape 4" o:spid="_x0000_s1026" type="#_x0000_t32" style="position:absolute;margin-left:82.2pt;margin-top:19.3pt;width:290.4pt;height:61.8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">
                <v:stroke endarrow="block"/>
              </v:shape>
            </w:pict>
          </mc:Fallback>
        </mc:AlternateContent>
      </w:r>
      <w:r>
        <w:rPr>
          <w:b/>
          <w:noProof/>
          <w:sz w:val="28"/>
          <w:szCs w:val="28"/>
          <w:u w:val="single"/>
        </w:rPr>
        <mc:AlternateContent>
          <mc:Choice Requires="wps">
            <w:drawing>
              <wp:anchor distT="0" distB="0" distL="114300" distR="114300" simplePos="0" relativeHeight="251661312" behindDoc="0" locked="0" layoutInCell="1" allowOverlap="1" wp14:anchorId="31C6861D" wp14:editId="2813C2EE">
                <wp:simplePos x="0" y="0"/>
                <wp:positionH relativeFrom="column">
                  <wp:posOffset>1310640</wp:posOffset>
                </wp:positionH>
                <wp:positionV relativeFrom="paragraph">
                  <wp:posOffset>46990</wp:posOffset>
                </wp:positionV>
                <wp:extent cx="3421380" cy="480060"/>
                <wp:effectExtent l="5715" t="55880" r="20955" b="6985"/>
                <wp:wrapNone/>
                <wp:docPr id="5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1380" cy="480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BD831" id="AutoShape 3" o:spid="_x0000_s1026" type="#_x0000_t32" style="position:absolute;margin-left:103.2pt;margin-top:3.7pt;width:269.4pt;height:37.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aEQAIAAG0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">
                <v:stroke endarrow="block"/>
              </v:shape>
            </w:pict>
          </mc:Fallback>
        </mc:AlternateContent>
      </w:r>
      <w:r w:rsidR="003B7BB3">
        <w:rPr>
          <w:b/>
          <w:noProof/>
          <w:sz w:val="28"/>
          <w:szCs w:val="28"/>
          <w:u w:val="single"/>
        </w:rPr>
        <w:drawing>
          <wp:inline distT="0" distB="0" distL="0" distR="0" wp14:anchorId="1929E760" wp14:editId="779E0937">
            <wp:extent cx="3923665" cy="2700655"/>
            <wp:effectExtent l="19050" t="0" r="635" b="0"/>
            <wp:docPr id="2" name="Picture 26" descr="G:\DCIM\101MSDCF\DSC07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DCIM\101MSDCF\DSC07335.JPG"/>
                    <pic:cNvPicPr>
                      <a:picLocks noChangeAspect="1" noChangeArrowheads="1"/>
                    </pic:cNvPicPr>
                  </pic:nvPicPr>
                  <pic:blipFill>
                    <a:blip r:embed="rId8" cstate="print"/>
                    <a:srcRect/>
                    <a:stretch>
                      <a:fillRect/>
                    </a:stretch>
                  </pic:blipFill>
                  <pic:spPr bwMode="auto">
                    <a:xfrm>
                      <a:off x="0" y="0"/>
                      <a:ext cx="3923665" cy="2700655"/>
                    </a:xfrm>
                    <a:prstGeom prst="rect">
                      <a:avLst/>
                    </a:prstGeom>
                    <a:noFill/>
                    <a:ln w="9525">
                      <a:noFill/>
                      <a:miter lim="800000"/>
                      <a:headEnd/>
                      <a:tailEnd/>
                    </a:ln>
                  </pic:spPr>
                </pic:pic>
              </a:graphicData>
            </a:graphic>
          </wp:inline>
        </w:drawing>
      </w:r>
    </w:p>
    <w:p w14:paraId="5C2D60D7" w14:textId="77777777" w:rsidR="003B7BB3" w:rsidRDefault="00626DA3" w:rsidP="003B7BB3">
      <w:pPr>
        <w:rPr>
          <w:b/>
          <w:i/>
          <w:sz w:val="28"/>
          <w:szCs w:val="28"/>
          <w:u w:val="single"/>
        </w:rPr>
      </w:pPr>
      <w:r>
        <w:rPr>
          <w:b/>
          <w:i/>
          <w:noProof/>
          <w:sz w:val="28"/>
          <w:szCs w:val="28"/>
          <w:u w:val="single"/>
        </w:rPr>
        <mc:AlternateContent>
          <mc:Choice Requires="wps">
            <w:drawing>
              <wp:anchor distT="0" distB="0" distL="114300" distR="114300" simplePos="0" relativeHeight="251674624" behindDoc="0" locked="0" layoutInCell="1" allowOverlap="1" wp14:anchorId="04D47DCB" wp14:editId="66EA7D21">
                <wp:simplePos x="0" y="0"/>
                <wp:positionH relativeFrom="column">
                  <wp:posOffset>2377440</wp:posOffset>
                </wp:positionH>
                <wp:positionV relativeFrom="paragraph">
                  <wp:posOffset>37465</wp:posOffset>
                </wp:positionV>
                <wp:extent cx="1013460" cy="922020"/>
                <wp:effectExtent l="5715" t="13335" r="9525" b="7620"/>
                <wp:wrapNone/>
                <wp:docPr id="5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922020"/>
                        </a:xfrm>
                        <a:prstGeom prst="rect">
                          <a:avLst/>
                        </a:prstGeom>
                        <a:solidFill>
                          <a:srgbClr val="FFFFFF"/>
                        </a:solidFill>
                        <a:ln w="9525">
                          <a:solidFill>
                            <a:srgbClr val="000000"/>
                          </a:solidFill>
                          <a:miter lim="800000"/>
                          <a:headEnd/>
                          <a:tailEnd/>
                        </a:ln>
                      </wps:spPr>
                      <wps:txbx>
                        <w:txbxContent>
                          <w:p w14:paraId="50F21A91" w14:textId="77777777" w:rsidR="003B7BB3" w:rsidRDefault="003B7BB3" w:rsidP="003B7BB3">
                            <w:r>
                              <w:t>12.  SMALL HOLLOW PIPE DIA 10 MM (ID)</w:t>
                            </w:r>
                          </w:p>
                          <w:p w14:paraId="72F20444"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47DCB" id="Text Box 16" o:spid="_x0000_s1028" type="#_x0000_t202" style="position:absolute;margin-left:187.2pt;margin-top:2.95pt;width:79.8pt;height:7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">
                <v:textbox>
                  <w:txbxContent>
                    <w:p w14:paraId="50F21A91" w14:textId="77777777" w:rsidR="003B7BB3" w:rsidRDefault="003B7BB3" w:rsidP="003B7BB3">
                      <w:r>
                        <w:t>12.  SMALL HOLLOW PIPE DIA 10 MM (ID)</w:t>
                      </w:r>
                    </w:p>
                    <w:p w14:paraId="72F20444" w14:textId="77777777" w:rsidR="003B7BB3" w:rsidRDefault="003B7BB3" w:rsidP="003B7BB3">
                      <w:pPr>
                        <w:pStyle w:val="ListParagraph"/>
                      </w:pPr>
                    </w:p>
                  </w:txbxContent>
                </v:textbox>
              </v:shape>
            </w:pict>
          </mc:Fallback>
        </mc:AlternateContent>
      </w:r>
      <w:r>
        <w:rPr>
          <w:b/>
          <w:i/>
          <w:noProof/>
          <w:sz w:val="28"/>
          <w:szCs w:val="28"/>
          <w:u w:val="single"/>
        </w:rPr>
        <mc:AlternateContent>
          <mc:Choice Requires="wps">
            <w:drawing>
              <wp:anchor distT="0" distB="0" distL="114300" distR="114300" simplePos="0" relativeHeight="251670528" behindDoc="0" locked="0" layoutInCell="1" allowOverlap="1" wp14:anchorId="4CCF5785" wp14:editId="495D5ECF">
                <wp:simplePos x="0" y="0"/>
                <wp:positionH relativeFrom="column">
                  <wp:posOffset>1424940</wp:posOffset>
                </wp:positionH>
                <wp:positionV relativeFrom="paragraph">
                  <wp:posOffset>37465</wp:posOffset>
                </wp:positionV>
                <wp:extent cx="746760" cy="922020"/>
                <wp:effectExtent l="5715" t="13335" r="9525" b="7620"/>
                <wp:wrapNone/>
                <wp:docPr id="5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922020"/>
                        </a:xfrm>
                        <a:prstGeom prst="rect">
                          <a:avLst/>
                        </a:prstGeom>
                        <a:solidFill>
                          <a:srgbClr val="FFFFFF"/>
                        </a:solidFill>
                        <a:ln w="9525">
                          <a:solidFill>
                            <a:srgbClr val="000000"/>
                          </a:solidFill>
                          <a:miter lim="800000"/>
                          <a:headEnd/>
                          <a:tailEnd/>
                        </a:ln>
                      </wps:spPr>
                      <wps:txbx>
                        <w:txbxContent>
                          <w:p w14:paraId="48E6B5CB" w14:textId="77777777" w:rsidR="003B7BB3" w:rsidRDefault="003B7BB3" w:rsidP="003B7BB3">
                            <w:r>
                              <w:t>11.  BELT CUTTING KNIFE</w:t>
                            </w:r>
                          </w:p>
                          <w:p w14:paraId="55D91618" w14:textId="77777777" w:rsidR="003B7BB3" w:rsidRDefault="003B7BB3" w:rsidP="003B7BB3"/>
                          <w:p w14:paraId="04317F66"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F5785" id="Text Box 12" o:spid="_x0000_s1029" type="#_x0000_t202" style="position:absolute;margin-left:112.2pt;margin-top:2.95pt;width:58.8pt;height:7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">
                <v:textbox>
                  <w:txbxContent>
                    <w:p w14:paraId="48E6B5CB" w14:textId="77777777" w:rsidR="003B7BB3" w:rsidRDefault="003B7BB3" w:rsidP="003B7BB3">
                      <w:r>
                        <w:t>11.  BELT CUTTING KNIFE</w:t>
                      </w:r>
                    </w:p>
                    <w:p w14:paraId="55D91618" w14:textId="77777777" w:rsidR="003B7BB3" w:rsidRDefault="003B7BB3" w:rsidP="003B7BB3"/>
                    <w:p w14:paraId="04317F66" w14:textId="77777777" w:rsidR="003B7BB3" w:rsidRDefault="003B7BB3" w:rsidP="003B7BB3">
                      <w:pPr>
                        <w:pStyle w:val="ListParagraph"/>
                      </w:pPr>
                    </w:p>
                  </w:txbxContent>
                </v:textbox>
              </v:shape>
            </w:pict>
          </mc:Fallback>
        </mc:AlternateContent>
      </w:r>
      <w:r>
        <w:rPr>
          <w:b/>
          <w:i/>
          <w:noProof/>
          <w:sz w:val="28"/>
          <w:szCs w:val="28"/>
          <w:u w:val="single"/>
        </w:rPr>
        <mc:AlternateContent>
          <mc:Choice Requires="wps">
            <w:drawing>
              <wp:anchor distT="0" distB="0" distL="114300" distR="114300" simplePos="0" relativeHeight="251669504" behindDoc="0" locked="0" layoutInCell="1" allowOverlap="1" wp14:anchorId="1E0B0EB5" wp14:editId="293FF1A0">
                <wp:simplePos x="0" y="0"/>
                <wp:positionH relativeFrom="column">
                  <wp:posOffset>563880</wp:posOffset>
                </wp:positionH>
                <wp:positionV relativeFrom="paragraph">
                  <wp:posOffset>37465</wp:posOffset>
                </wp:positionV>
                <wp:extent cx="746760" cy="922020"/>
                <wp:effectExtent l="11430" t="13335" r="13335" b="7620"/>
                <wp:wrapNone/>
                <wp:docPr id="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922020"/>
                        </a:xfrm>
                        <a:prstGeom prst="rect">
                          <a:avLst/>
                        </a:prstGeom>
                        <a:solidFill>
                          <a:srgbClr val="FFFFFF"/>
                        </a:solidFill>
                        <a:ln w="9525">
                          <a:solidFill>
                            <a:srgbClr val="000000"/>
                          </a:solidFill>
                          <a:miter lim="800000"/>
                          <a:headEnd/>
                          <a:tailEnd/>
                        </a:ln>
                      </wps:spPr>
                      <wps:txbx>
                        <w:txbxContent>
                          <w:p w14:paraId="30E66681" w14:textId="77777777" w:rsidR="003B7BB3" w:rsidRDefault="003B7BB3" w:rsidP="003B7BB3">
                            <w:r>
                              <w:t>10. HOLE PUNCH 10 MM</w:t>
                            </w:r>
                          </w:p>
                          <w:p w14:paraId="11F72E9E"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B0EB5" id="Text Box 11" o:spid="_x0000_s1030" type="#_x0000_t202" style="position:absolute;margin-left:44.4pt;margin-top:2.95pt;width:58.8pt;height:7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">
                <v:textbox>
                  <w:txbxContent>
                    <w:p w14:paraId="30E66681" w14:textId="77777777" w:rsidR="003B7BB3" w:rsidRDefault="003B7BB3" w:rsidP="003B7BB3">
                      <w:r>
                        <w:t>10. HOLE PUNCH 10 MM</w:t>
                      </w:r>
                    </w:p>
                    <w:p w14:paraId="11F72E9E" w14:textId="77777777" w:rsidR="003B7BB3" w:rsidRDefault="003B7BB3" w:rsidP="003B7BB3">
                      <w:pPr>
                        <w:pStyle w:val="ListParagraph"/>
                      </w:pPr>
                    </w:p>
                  </w:txbxContent>
                </v:textbox>
              </v:shape>
            </w:pict>
          </mc:Fallback>
        </mc:AlternateContent>
      </w:r>
      <w:r>
        <w:rPr>
          <w:b/>
          <w:i/>
          <w:noProof/>
          <w:sz w:val="28"/>
          <w:szCs w:val="28"/>
          <w:u w:val="single"/>
        </w:rPr>
        <mc:AlternateContent>
          <mc:Choice Requires="wps">
            <w:drawing>
              <wp:anchor distT="0" distB="0" distL="114300" distR="114300" simplePos="0" relativeHeight="251667456" behindDoc="0" locked="0" layoutInCell="1" allowOverlap="1" wp14:anchorId="15253FA0" wp14:editId="51068EF4">
                <wp:simplePos x="0" y="0"/>
                <wp:positionH relativeFrom="column">
                  <wp:posOffset>-205740</wp:posOffset>
                </wp:positionH>
                <wp:positionV relativeFrom="paragraph">
                  <wp:posOffset>-635</wp:posOffset>
                </wp:positionV>
                <wp:extent cx="655320" cy="1043940"/>
                <wp:effectExtent l="13335" t="13335" r="7620" b="9525"/>
                <wp:wrapNone/>
                <wp:docPr id="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043940"/>
                        </a:xfrm>
                        <a:prstGeom prst="rect">
                          <a:avLst/>
                        </a:prstGeom>
                        <a:solidFill>
                          <a:srgbClr val="FFFFFF"/>
                        </a:solidFill>
                        <a:ln w="9525">
                          <a:solidFill>
                            <a:srgbClr val="000000"/>
                          </a:solidFill>
                          <a:miter lim="800000"/>
                          <a:headEnd/>
                          <a:tailEnd/>
                        </a:ln>
                      </wps:spPr>
                      <wps:txbx>
                        <w:txbxContent>
                          <w:p w14:paraId="4B5A56C2" w14:textId="77777777" w:rsidR="003B7BB3" w:rsidRDefault="003B7BB3" w:rsidP="003B7BB3">
                            <w:r>
                              <w:t xml:space="preserve">9. WATER IN SMALL BOWL  </w:t>
                            </w:r>
                          </w:p>
                          <w:p w14:paraId="63BF24FE"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53FA0" id="Text Box 9" o:spid="_x0000_s1031" type="#_x0000_t202" style="position:absolute;margin-left:-16.2pt;margin-top:-.05pt;width:51.6pt;height:8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">
                <v:textbox>
                  <w:txbxContent>
                    <w:p w14:paraId="4B5A56C2" w14:textId="77777777" w:rsidR="003B7BB3" w:rsidRDefault="003B7BB3" w:rsidP="003B7BB3">
                      <w:r>
                        <w:t xml:space="preserve">9. WATER IN SMALL BOWL  </w:t>
                      </w:r>
                    </w:p>
                    <w:p w14:paraId="63BF24FE" w14:textId="77777777" w:rsidR="003B7BB3" w:rsidRDefault="003B7BB3" w:rsidP="003B7BB3">
                      <w:pPr>
                        <w:pStyle w:val="ListParagraph"/>
                      </w:pPr>
                    </w:p>
                  </w:txbxContent>
                </v:textbox>
              </v:shape>
            </w:pict>
          </mc:Fallback>
        </mc:AlternateContent>
      </w:r>
    </w:p>
    <w:p w14:paraId="53E90B45" w14:textId="77777777" w:rsidR="003B7BB3" w:rsidRDefault="003B7BB3" w:rsidP="003B7BB3">
      <w:pPr>
        <w:rPr>
          <w:b/>
          <w:i/>
          <w:sz w:val="28"/>
          <w:szCs w:val="28"/>
          <w:u w:val="single"/>
        </w:rPr>
      </w:pPr>
    </w:p>
    <w:p w14:paraId="2E6236E0" w14:textId="77777777" w:rsidR="003B7BB3" w:rsidRPr="004A17A6" w:rsidRDefault="003B7BB3" w:rsidP="003B7BB3">
      <w:pPr>
        <w:rPr>
          <w:b/>
          <w:sz w:val="28"/>
          <w:szCs w:val="28"/>
          <w:u w:val="single"/>
        </w:rPr>
      </w:pPr>
      <w:r>
        <w:rPr>
          <w:b/>
          <w:i/>
          <w:sz w:val="28"/>
          <w:szCs w:val="28"/>
          <w:u w:val="single"/>
        </w:rPr>
        <w:t xml:space="preserve">                                                                                </w:t>
      </w:r>
      <w:r>
        <w:rPr>
          <w:b/>
          <w:sz w:val="28"/>
          <w:szCs w:val="28"/>
          <w:u w:val="single"/>
        </w:rPr>
        <w:t>(Fig 1)</w:t>
      </w:r>
    </w:p>
    <w:p w14:paraId="08DFFCEE" w14:textId="77777777" w:rsidR="003B7BB3" w:rsidRPr="00E438CE" w:rsidRDefault="003B7BB3" w:rsidP="003B7BB3"/>
    <w:p w14:paraId="13F6E9DD" w14:textId="77777777" w:rsidR="003B7BB3" w:rsidRDefault="00626DA3" w:rsidP="003B7BB3">
      <w:pPr>
        <w:rPr>
          <w:sz w:val="28"/>
          <w:szCs w:val="28"/>
        </w:rPr>
      </w:pPr>
      <w:r>
        <w:rPr>
          <w:noProof/>
          <w:sz w:val="28"/>
          <w:szCs w:val="28"/>
        </w:rPr>
        <w:lastRenderedPageBreak/>
        <mc:AlternateContent>
          <mc:Choice Requires="wps">
            <w:drawing>
              <wp:anchor distT="0" distB="0" distL="114300" distR="114300" simplePos="0" relativeHeight="251676672" behindDoc="0" locked="0" layoutInCell="1" allowOverlap="1" wp14:anchorId="03A6F877" wp14:editId="3796AE32">
                <wp:simplePos x="0" y="0"/>
                <wp:positionH relativeFrom="column">
                  <wp:posOffset>4038600</wp:posOffset>
                </wp:positionH>
                <wp:positionV relativeFrom="paragraph">
                  <wp:posOffset>899160</wp:posOffset>
                </wp:positionV>
                <wp:extent cx="1501140" cy="922020"/>
                <wp:effectExtent l="9525" t="10795" r="13335" b="10160"/>
                <wp:wrapNone/>
                <wp:docPr id="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922020"/>
                        </a:xfrm>
                        <a:prstGeom prst="rect">
                          <a:avLst/>
                        </a:prstGeom>
                        <a:solidFill>
                          <a:srgbClr val="FFFFFF"/>
                        </a:solidFill>
                        <a:ln w="9525">
                          <a:solidFill>
                            <a:srgbClr val="000000"/>
                          </a:solidFill>
                          <a:miter lim="800000"/>
                          <a:headEnd/>
                          <a:tailEnd/>
                        </a:ln>
                      </wps:spPr>
                      <wps:txbx>
                        <w:txbxContent>
                          <w:p w14:paraId="5B12353C" w14:textId="77777777" w:rsidR="003B7BB3" w:rsidRDefault="003B7BB3" w:rsidP="003B7BB3">
                            <w:r>
                              <w:t xml:space="preserve">  BELT BEING MARKED AND CUT USING RIGHT ANGLE</w:t>
                            </w:r>
                          </w:p>
                          <w:p w14:paraId="649118C9"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6F877" id="Text Box 18" o:spid="_x0000_s1032" type="#_x0000_t202" style="position:absolute;margin-left:318pt;margin-top:70.8pt;width:118.2pt;height:7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">
                <v:textbox>
                  <w:txbxContent>
                    <w:p w14:paraId="5B12353C" w14:textId="77777777" w:rsidR="003B7BB3" w:rsidRDefault="003B7BB3" w:rsidP="003B7BB3">
                      <w:r>
                        <w:t xml:space="preserve">  BELT BEING MARKED AND CUT USING RIGHT ANGLE</w:t>
                      </w:r>
                    </w:p>
                    <w:p w14:paraId="649118C9"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2AA57A26" wp14:editId="294BD04F">
            <wp:extent cx="3838575" cy="2881630"/>
            <wp:effectExtent l="19050" t="0" r="9525" b="0"/>
            <wp:docPr id="3" name="Picture 25" descr="G:\DCIM\101MSDCF\DSC07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DCIM\101MSDCF\DSC07307.JPG"/>
                    <pic:cNvPicPr>
                      <a:picLocks noChangeAspect="1" noChangeArrowheads="1"/>
                    </pic:cNvPicPr>
                  </pic:nvPicPr>
                  <pic:blipFill>
                    <a:blip r:embed="rId9" cstate="print"/>
                    <a:srcRect/>
                    <a:stretch>
                      <a:fillRect/>
                    </a:stretch>
                  </pic:blipFill>
                  <pic:spPr bwMode="auto">
                    <a:xfrm>
                      <a:off x="0" y="0"/>
                      <a:ext cx="3838575" cy="2881630"/>
                    </a:xfrm>
                    <a:prstGeom prst="rect">
                      <a:avLst/>
                    </a:prstGeom>
                    <a:noFill/>
                    <a:ln w="9525">
                      <a:noFill/>
                      <a:miter lim="800000"/>
                      <a:headEnd/>
                      <a:tailEnd/>
                    </a:ln>
                  </pic:spPr>
                </pic:pic>
              </a:graphicData>
            </a:graphic>
          </wp:inline>
        </w:drawing>
      </w:r>
    </w:p>
    <w:p w14:paraId="02768DFE" w14:textId="77777777" w:rsidR="003B7BB3" w:rsidRDefault="003B7BB3" w:rsidP="003B7BB3">
      <w:pPr>
        <w:rPr>
          <w:sz w:val="24"/>
        </w:rPr>
      </w:pPr>
      <w:r>
        <w:rPr>
          <w:sz w:val="24"/>
        </w:rPr>
        <w:t>(Fig 2)</w:t>
      </w:r>
    </w:p>
    <w:p w14:paraId="1932006C" w14:textId="77777777" w:rsidR="003B7BB3" w:rsidRDefault="00626DA3" w:rsidP="003B7BB3">
      <w:pPr>
        <w:rPr>
          <w:sz w:val="28"/>
          <w:szCs w:val="28"/>
        </w:rPr>
      </w:pPr>
      <w:r>
        <w:rPr>
          <w:noProof/>
          <w:sz w:val="28"/>
          <w:szCs w:val="28"/>
        </w:rPr>
        <mc:AlternateContent>
          <mc:Choice Requires="wps">
            <w:drawing>
              <wp:anchor distT="0" distB="0" distL="114300" distR="114300" simplePos="0" relativeHeight="251678720" behindDoc="0" locked="0" layoutInCell="1" allowOverlap="1" wp14:anchorId="5C832BA2" wp14:editId="2F2DC3E3">
                <wp:simplePos x="0" y="0"/>
                <wp:positionH relativeFrom="column">
                  <wp:posOffset>3863340</wp:posOffset>
                </wp:positionH>
                <wp:positionV relativeFrom="paragraph">
                  <wp:posOffset>617220</wp:posOffset>
                </wp:positionV>
                <wp:extent cx="1501140" cy="922020"/>
                <wp:effectExtent l="5715" t="13970" r="7620" b="6985"/>
                <wp:wrapNone/>
                <wp:docPr id="5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922020"/>
                        </a:xfrm>
                        <a:prstGeom prst="rect">
                          <a:avLst/>
                        </a:prstGeom>
                        <a:solidFill>
                          <a:srgbClr val="FFFFFF"/>
                        </a:solidFill>
                        <a:ln w="9525">
                          <a:solidFill>
                            <a:srgbClr val="000000"/>
                          </a:solidFill>
                          <a:miter lim="800000"/>
                          <a:headEnd/>
                          <a:tailEnd/>
                        </a:ln>
                      </wps:spPr>
                      <wps:txbx>
                        <w:txbxContent>
                          <w:p w14:paraId="581B0FA2" w14:textId="77777777" w:rsidR="003B7BB3" w:rsidRDefault="003B7BB3" w:rsidP="003B7BB3">
                            <w:r>
                              <w:t xml:space="preserve">  </w:t>
                            </w:r>
                            <w:proofErr w:type="gramStart"/>
                            <w:r>
                              <w:t>BELT  AFTER</w:t>
                            </w:r>
                            <w:proofErr w:type="gramEnd"/>
                            <w:r>
                              <w:t xml:space="preserve"> RIGHT ANGLE CUT</w:t>
                            </w:r>
                          </w:p>
                          <w:p w14:paraId="2133AF31"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32BA2" id="Text Box 20" o:spid="_x0000_s1033" type="#_x0000_t202" style="position:absolute;margin-left:304.2pt;margin-top:48.6pt;width:118.2pt;height:7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">
                <v:textbox>
                  <w:txbxContent>
                    <w:p w14:paraId="581B0FA2" w14:textId="77777777" w:rsidR="003B7BB3" w:rsidRDefault="003B7BB3" w:rsidP="003B7BB3">
                      <w:r>
                        <w:t xml:space="preserve">  </w:t>
                      </w:r>
                      <w:proofErr w:type="gramStart"/>
                      <w:r>
                        <w:t>BELT  AFTER</w:t>
                      </w:r>
                      <w:proofErr w:type="gramEnd"/>
                      <w:r>
                        <w:t xml:space="preserve"> RIGHT ANGLE CUT</w:t>
                      </w:r>
                    </w:p>
                    <w:p w14:paraId="2133AF31"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09C0B3BC" wp14:editId="40BBE5B9">
            <wp:extent cx="3413125" cy="1998980"/>
            <wp:effectExtent l="19050" t="0" r="0" b="0"/>
            <wp:docPr id="4" name="Picture 32" descr="G:\DCIM\101MSDCF\DSC07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DCIM\101MSDCF\DSC07313.JPG"/>
                    <pic:cNvPicPr>
                      <a:picLocks noChangeAspect="1" noChangeArrowheads="1"/>
                    </pic:cNvPicPr>
                  </pic:nvPicPr>
                  <pic:blipFill>
                    <a:blip r:embed="rId10" cstate="print"/>
                    <a:srcRect/>
                    <a:stretch>
                      <a:fillRect/>
                    </a:stretch>
                  </pic:blipFill>
                  <pic:spPr bwMode="auto">
                    <a:xfrm>
                      <a:off x="0" y="0"/>
                      <a:ext cx="3413125" cy="1998980"/>
                    </a:xfrm>
                    <a:prstGeom prst="rect">
                      <a:avLst/>
                    </a:prstGeom>
                    <a:noFill/>
                    <a:ln w="9525">
                      <a:noFill/>
                      <a:miter lim="800000"/>
                      <a:headEnd/>
                      <a:tailEnd/>
                    </a:ln>
                  </pic:spPr>
                </pic:pic>
              </a:graphicData>
            </a:graphic>
          </wp:inline>
        </w:drawing>
      </w:r>
    </w:p>
    <w:p w14:paraId="2E46FD17" w14:textId="77777777" w:rsidR="003B7BB3" w:rsidRDefault="003B7BB3" w:rsidP="003B7BB3">
      <w:pPr>
        <w:rPr>
          <w:sz w:val="24"/>
        </w:rPr>
      </w:pPr>
    </w:p>
    <w:p w14:paraId="74681B44" w14:textId="77777777" w:rsidR="003B7BB3" w:rsidRDefault="003B7BB3" w:rsidP="003B7BB3">
      <w:pPr>
        <w:rPr>
          <w:sz w:val="24"/>
        </w:rPr>
      </w:pPr>
      <w:r>
        <w:rPr>
          <w:sz w:val="24"/>
        </w:rPr>
        <w:t>(Fig 3)</w:t>
      </w:r>
    </w:p>
    <w:p w14:paraId="58EAFD95" w14:textId="77777777" w:rsidR="003B7BB3" w:rsidRDefault="003B7BB3" w:rsidP="003B7BB3">
      <w:pPr>
        <w:rPr>
          <w:sz w:val="24"/>
        </w:rPr>
      </w:pPr>
    </w:p>
    <w:p w14:paraId="4A0F1CF6" w14:textId="77777777" w:rsidR="003B7BB3" w:rsidRDefault="003B7BB3" w:rsidP="003B7BB3">
      <w:pPr>
        <w:rPr>
          <w:sz w:val="24"/>
        </w:rPr>
      </w:pPr>
    </w:p>
    <w:p w14:paraId="40D6EF6B" w14:textId="77777777" w:rsidR="003B7BB3" w:rsidRDefault="003B7BB3" w:rsidP="003B7BB3">
      <w:pPr>
        <w:rPr>
          <w:sz w:val="24"/>
        </w:rPr>
      </w:pPr>
    </w:p>
    <w:p w14:paraId="10ABC4D9" w14:textId="77777777" w:rsidR="003B7BB3" w:rsidRDefault="003B7BB3" w:rsidP="003B7BB3">
      <w:pPr>
        <w:rPr>
          <w:sz w:val="24"/>
        </w:rPr>
      </w:pPr>
    </w:p>
    <w:p w14:paraId="28AB7EAB" w14:textId="77777777" w:rsidR="003B7BB3" w:rsidRDefault="003B7BB3" w:rsidP="003B7BB3">
      <w:pPr>
        <w:rPr>
          <w:sz w:val="24"/>
        </w:rPr>
      </w:pPr>
    </w:p>
    <w:p w14:paraId="562724AF" w14:textId="77777777" w:rsidR="003B7BB3" w:rsidRDefault="003B7BB3" w:rsidP="003B7BB3">
      <w:pPr>
        <w:rPr>
          <w:sz w:val="24"/>
        </w:rPr>
      </w:pPr>
    </w:p>
    <w:p w14:paraId="36B7411D" w14:textId="77777777" w:rsidR="003B7BB3" w:rsidRDefault="003B7BB3" w:rsidP="003B7BB3">
      <w:pPr>
        <w:rPr>
          <w:sz w:val="24"/>
        </w:rPr>
      </w:pPr>
    </w:p>
    <w:p w14:paraId="2F49D2D2" w14:textId="77777777" w:rsidR="003B7BB3" w:rsidRDefault="00626DA3" w:rsidP="003B7BB3">
      <w:pPr>
        <w:rPr>
          <w:sz w:val="28"/>
          <w:szCs w:val="28"/>
        </w:rPr>
      </w:pPr>
      <w:r>
        <w:rPr>
          <w:noProof/>
          <w:sz w:val="28"/>
          <w:szCs w:val="28"/>
        </w:rPr>
        <mc:AlternateContent>
          <mc:Choice Requires="wps">
            <w:drawing>
              <wp:anchor distT="0" distB="0" distL="114300" distR="114300" simplePos="0" relativeHeight="251679744" behindDoc="0" locked="0" layoutInCell="1" allowOverlap="1" wp14:anchorId="0368CD6B" wp14:editId="669D21DD">
                <wp:simplePos x="0" y="0"/>
                <wp:positionH relativeFrom="column">
                  <wp:posOffset>3802380</wp:posOffset>
                </wp:positionH>
                <wp:positionV relativeFrom="paragraph">
                  <wp:posOffset>774700</wp:posOffset>
                </wp:positionV>
                <wp:extent cx="1501140" cy="723900"/>
                <wp:effectExtent l="11430" t="10160" r="11430" b="8890"/>
                <wp:wrapNone/>
                <wp:docPr id="5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723900"/>
                        </a:xfrm>
                        <a:prstGeom prst="rect">
                          <a:avLst/>
                        </a:prstGeom>
                        <a:solidFill>
                          <a:srgbClr val="FFFFFF"/>
                        </a:solidFill>
                        <a:ln w="9525">
                          <a:solidFill>
                            <a:srgbClr val="000000"/>
                          </a:solidFill>
                          <a:miter lim="800000"/>
                          <a:headEnd/>
                          <a:tailEnd/>
                        </a:ln>
                      </wps:spPr>
                      <wps:txbx>
                        <w:txbxContent>
                          <w:p w14:paraId="385DFDB8" w14:textId="77777777" w:rsidR="003B7BB3" w:rsidRDefault="003B7BB3" w:rsidP="003B7BB3">
                            <w:r>
                              <w:t xml:space="preserve"> FASTENERS KEPT IN LINE FOR MARKING HOLES</w:t>
                            </w:r>
                          </w:p>
                          <w:p w14:paraId="08DB607A"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8CD6B" id="Text Box 21" o:spid="_x0000_s1034" type="#_x0000_t202" style="position:absolute;margin-left:299.4pt;margin-top:61pt;width:118.2pt;height: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">
                <v:textbox>
                  <w:txbxContent>
                    <w:p w14:paraId="385DFDB8" w14:textId="77777777" w:rsidR="003B7BB3" w:rsidRDefault="003B7BB3" w:rsidP="003B7BB3">
                      <w:r>
                        <w:t xml:space="preserve"> FASTENERS KEPT IN LINE FOR MARKING HOLES</w:t>
                      </w:r>
                    </w:p>
                    <w:p w14:paraId="08DB607A"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35290AA1" wp14:editId="0289992F">
            <wp:extent cx="3402330" cy="2392045"/>
            <wp:effectExtent l="19050" t="0" r="7620" b="0"/>
            <wp:docPr id="5" name="Picture 29" descr="G:\DCIM\101MSDCF\DSC07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DCIM\101MSDCF\DSC07310.JPG"/>
                    <pic:cNvPicPr>
                      <a:picLocks noChangeAspect="1" noChangeArrowheads="1"/>
                    </pic:cNvPicPr>
                  </pic:nvPicPr>
                  <pic:blipFill>
                    <a:blip r:embed="rId11" cstate="print"/>
                    <a:srcRect/>
                    <a:stretch>
                      <a:fillRect/>
                    </a:stretch>
                  </pic:blipFill>
                  <pic:spPr bwMode="auto">
                    <a:xfrm>
                      <a:off x="0" y="0"/>
                      <a:ext cx="3402330" cy="2392045"/>
                    </a:xfrm>
                    <a:prstGeom prst="rect">
                      <a:avLst/>
                    </a:prstGeom>
                    <a:noFill/>
                    <a:ln w="9525">
                      <a:noFill/>
                      <a:miter lim="800000"/>
                      <a:headEnd/>
                      <a:tailEnd/>
                    </a:ln>
                  </pic:spPr>
                </pic:pic>
              </a:graphicData>
            </a:graphic>
          </wp:inline>
        </w:drawing>
      </w:r>
    </w:p>
    <w:p w14:paraId="3E29A199" w14:textId="77777777" w:rsidR="003B7BB3" w:rsidRDefault="003B7BB3" w:rsidP="003B7BB3">
      <w:pPr>
        <w:rPr>
          <w:sz w:val="28"/>
          <w:szCs w:val="28"/>
        </w:rPr>
      </w:pPr>
      <w:r>
        <w:rPr>
          <w:sz w:val="28"/>
          <w:szCs w:val="28"/>
        </w:rPr>
        <w:t>(Fig 4)</w:t>
      </w:r>
    </w:p>
    <w:p w14:paraId="5E294638" w14:textId="77777777" w:rsidR="003B7BB3" w:rsidRDefault="003B7BB3" w:rsidP="003B7BB3">
      <w:pPr>
        <w:rPr>
          <w:sz w:val="28"/>
          <w:szCs w:val="28"/>
        </w:rPr>
      </w:pPr>
    </w:p>
    <w:p w14:paraId="7077B1CD" w14:textId="77777777" w:rsidR="003B7BB3" w:rsidRDefault="00626DA3" w:rsidP="003B7BB3">
      <w:pPr>
        <w:rPr>
          <w:sz w:val="28"/>
          <w:szCs w:val="28"/>
        </w:rPr>
      </w:pPr>
      <w:r>
        <w:rPr>
          <w:noProof/>
          <w:sz w:val="28"/>
          <w:szCs w:val="28"/>
        </w:rPr>
        <mc:AlternateContent>
          <mc:Choice Requires="wps">
            <w:drawing>
              <wp:anchor distT="0" distB="0" distL="114300" distR="114300" simplePos="0" relativeHeight="251681792" behindDoc="0" locked="0" layoutInCell="1" allowOverlap="1" wp14:anchorId="73C6599E" wp14:editId="1B68EF6D">
                <wp:simplePos x="0" y="0"/>
                <wp:positionH relativeFrom="column">
                  <wp:posOffset>1996440</wp:posOffset>
                </wp:positionH>
                <wp:positionV relativeFrom="paragraph">
                  <wp:posOffset>1020445</wp:posOffset>
                </wp:positionV>
                <wp:extent cx="1866900" cy="223520"/>
                <wp:effectExtent l="24765" t="8890" r="13335" b="53340"/>
                <wp:wrapNone/>
                <wp:docPr id="5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0" cy="223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E22EC" id="AutoShape 23" o:spid="_x0000_s1026" type="#_x0000_t32" style="position:absolute;margin-left:157.2pt;margin-top:80.35pt;width:147pt;height:17.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">
                <v:stroke endarrow="block"/>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23B5D7BB" wp14:editId="1221DE14">
                <wp:simplePos x="0" y="0"/>
                <wp:positionH relativeFrom="column">
                  <wp:posOffset>3863340</wp:posOffset>
                </wp:positionH>
                <wp:positionV relativeFrom="paragraph">
                  <wp:posOffset>565785</wp:posOffset>
                </wp:positionV>
                <wp:extent cx="1752600" cy="723900"/>
                <wp:effectExtent l="5715" t="11430" r="13335" b="7620"/>
                <wp:wrapNone/>
                <wp:docPr id="5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723900"/>
                        </a:xfrm>
                        <a:prstGeom prst="rect">
                          <a:avLst/>
                        </a:prstGeom>
                        <a:solidFill>
                          <a:srgbClr val="FFFFFF"/>
                        </a:solidFill>
                        <a:ln w="9525">
                          <a:solidFill>
                            <a:srgbClr val="000000"/>
                          </a:solidFill>
                          <a:miter lim="800000"/>
                          <a:headEnd/>
                          <a:tailEnd/>
                        </a:ln>
                      </wps:spPr>
                      <wps:txbx>
                        <w:txbxContent>
                          <w:p w14:paraId="18799689" w14:textId="77777777" w:rsidR="003B7BB3" w:rsidRDefault="003B7BB3" w:rsidP="003B7BB3">
                            <w:r>
                              <w:t xml:space="preserve"> FASTENERS KEPT IN LINE SPACED AT EQUIDISTANCE OF 15MM EACH</w:t>
                            </w:r>
                          </w:p>
                          <w:p w14:paraId="0B90BD38"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5D7BB" id="Text Box 22" o:spid="_x0000_s1035" type="#_x0000_t202" style="position:absolute;margin-left:304.2pt;margin-top:44.55pt;width:138pt;height: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">
                <v:textbox>
                  <w:txbxContent>
                    <w:p w14:paraId="18799689" w14:textId="77777777" w:rsidR="003B7BB3" w:rsidRDefault="003B7BB3" w:rsidP="003B7BB3">
                      <w:r>
                        <w:t xml:space="preserve"> FASTENERS KEPT IN LINE SPACED AT EQUIDISTANCE OF 15MM EACH</w:t>
                      </w:r>
                    </w:p>
                    <w:p w14:paraId="0B90BD38"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38516122" wp14:editId="25083436">
            <wp:extent cx="3700145" cy="2487930"/>
            <wp:effectExtent l="19050" t="0" r="0" b="0"/>
            <wp:docPr id="6" name="Picture 28" descr="G:\DCIM\101MSDCF\DSC07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DCIM\101MSDCF\DSC07309.JPG"/>
                    <pic:cNvPicPr>
                      <a:picLocks noChangeAspect="1" noChangeArrowheads="1"/>
                    </pic:cNvPicPr>
                  </pic:nvPicPr>
                  <pic:blipFill>
                    <a:blip r:embed="rId12" cstate="print"/>
                    <a:srcRect/>
                    <a:stretch>
                      <a:fillRect/>
                    </a:stretch>
                  </pic:blipFill>
                  <pic:spPr bwMode="auto">
                    <a:xfrm>
                      <a:off x="0" y="0"/>
                      <a:ext cx="3700145" cy="2487930"/>
                    </a:xfrm>
                    <a:prstGeom prst="rect">
                      <a:avLst/>
                    </a:prstGeom>
                    <a:noFill/>
                    <a:ln w="9525">
                      <a:noFill/>
                      <a:miter lim="800000"/>
                      <a:headEnd/>
                      <a:tailEnd/>
                    </a:ln>
                  </pic:spPr>
                </pic:pic>
              </a:graphicData>
            </a:graphic>
          </wp:inline>
        </w:drawing>
      </w:r>
    </w:p>
    <w:p w14:paraId="3AECEF0C" w14:textId="77777777" w:rsidR="003B7BB3" w:rsidRDefault="003B7BB3" w:rsidP="003B7BB3">
      <w:pPr>
        <w:rPr>
          <w:sz w:val="24"/>
        </w:rPr>
      </w:pPr>
    </w:p>
    <w:p w14:paraId="2E9B76A7" w14:textId="77777777" w:rsidR="003B7BB3" w:rsidRDefault="003B7BB3" w:rsidP="003B7BB3">
      <w:pPr>
        <w:rPr>
          <w:sz w:val="24"/>
        </w:rPr>
      </w:pPr>
      <w:r>
        <w:rPr>
          <w:sz w:val="24"/>
        </w:rPr>
        <w:t>(Fig 5)</w:t>
      </w:r>
    </w:p>
    <w:p w14:paraId="1D23AF99" w14:textId="77777777" w:rsidR="003B7BB3" w:rsidRDefault="003B7BB3" w:rsidP="003B7BB3">
      <w:pPr>
        <w:rPr>
          <w:sz w:val="24"/>
        </w:rPr>
      </w:pPr>
    </w:p>
    <w:p w14:paraId="7D144CA1" w14:textId="77777777" w:rsidR="003B7BB3" w:rsidRDefault="003B7BB3" w:rsidP="003B7BB3">
      <w:pPr>
        <w:rPr>
          <w:sz w:val="24"/>
        </w:rPr>
      </w:pPr>
    </w:p>
    <w:p w14:paraId="0ECCCAB5" w14:textId="77777777" w:rsidR="003B7BB3" w:rsidRDefault="003B7BB3" w:rsidP="003B7BB3">
      <w:pPr>
        <w:rPr>
          <w:sz w:val="24"/>
        </w:rPr>
      </w:pPr>
    </w:p>
    <w:p w14:paraId="61892BF0" w14:textId="77777777" w:rsidR="003B7BB3" w:rsidRDefault="003B7BB3" w:rsidP="003B7BB3">
      <w:pPr>
        <w:rPr>
          <w:sz w:val="24"/>
        </w:rPr>
      </w:pPr>
    </w:p>
    <w:p w14:paraId="66677A24" w14:textId="77777777" w:rsidR="003B7BB3" w:rsidRDefault="003B7BB3" w:rsidP="003B7BB3">
      <w:pPr>
        <w:rPr>
          <w:sz w:val="24"/>
        </w:rPr>
      </w:pPr>
    </w:p>
    <w:p w14:paraId="2AC59CC2" w14:textId="77777777" w:rsidR="003B7BB3" w:rsidRDefault="003B7BB3" w:rsidP="003B7BB3">
      <w:pPr>
        <w:rPr>
          <w:sz w:val="24"/>
        </w:rPr>
      </w:pPr>
    </w:p>
    <w:p w14:paraId="7A1B849B" w14:textId="77777777" w:rsidR="003B7BB3" w:rsidRDefault="003B7BB3" w:rsidP="003B7BB3">
      <w:pPr>
        <w:rPr>
          <w:sz w:val="24"/>
        </w:rPr>
      </w:pPr>
    </w:p>
    <w:p w14:paraId="0CBB2F1D" w14:textId="77777777" w:rsidR="003B7BB3" w:rsidRDefault="003B7BB3" w:rsidP="003B7BB3">
      <w:pPr>
        <w:rPr>
          <w:sz w:val="24"/>
        </w:rPr>
      </w:pPr>
    </w:p>
    <w:p w14:paraId="040B284E" w14:textId="77777777" w:rsidR="003B7BB3" w:rsidRDefault="00626DA3" w:rsidP="003B7BB3">
      <w:pPr>
        <w:rPr>
          <w:sz w:val="28"/>
          <w:szCs w:val="28"/>
        </w:rPr>
      </w:pPr>
      <w:r>
        <w:rPr>
          <w:noProof/>
          <w:sz w:val="28"/>
          <w:szCs w:val="28"/>
        </w:rPr>
        <mc:AlternateContent>
          <mc:Choice Requires="wps">
            <w:drawing>
              <wp:anchor distT="0" distB="0" distL="114300" distR="114300" simplePos="0" relativeHeight="251682816" behindDoc="0" locked="0" layoutInCell="1" allowOverlap="1" wp14:anchorId="46C7D3CF" wp14:editId="7B157E05">
                <wp:simplePos x="0" y="0"/>
                <wp:positionH relativeFrom="column">
                  <wp:posOffset>3893820</wp:posOffset>
                </wp:positionH>
                <wp:positionV relativeFrom="paragraph">
                  <wp:posOffset>523240</wp:posOffset>
                </wp:positionV>
                <wp:extent cx="1501140" cy="641985"/>
                <wp:effectExtent l="7620" t="6350" r="5715" b="8890"/>
                <wp:wrapNone/>
                <wp:docPr id="4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641985"/>
                        </a:xfrm>
                        <a:prstGeom prst="rect">
                          <a:avLst/>
                        </a:prstGeom>
                        <a:solidFill>
                          <a:srgbClr val="FFFFFF"/>
                        </a:solidFill>
                        <a:ln w="9525">
                          <a:solidFill>
                            <a:srgbClr val="000000"/>
                          </a:solidFill>
                          <a:miter lim="800000"/>
                          <a:headEnd/>
                          <a:tailEnd/>
                        </a:ln>
                      </wps:spPr>
                      <wps:txbx>
                        <w:txbxContent>
                          <w:p w14:paraId="08CE6E8C" w14:textId="77777777" w:rsidR="003B7BB3" w:rsidRDefault="003B7BB3" w:rsidP="003B7BB3">
                            <w:r>
                              <w:t xml:space="preserve">  HOLES MARKED WITH PEN</w:t>
                            </w:r>
                          </w:p>
                          <w:p w14:paraId="7273AC93"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7D3CF" id="Text Box 24" o:spid="_x0000_s1036" type="#_x0000_t202" style="position:absolute;margin-left:306.6pt;margin-top:41.2pt;width:118.2pt;height:5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">
                <v:textbox>
                  <w:txbxContent>
                    <w:p w14:paraId="08CE6E8C" w14:textId="77777777" w:rsidR="003B7BB3" w:rsidRDefault="003B7BB3" w:rsidP="003B7BB3">
                      <w:r>
                        <w:t xml:space="preserve">  HOLES MARKED WITH PEN</w:t>
                      </w:r>
                    </w:p>
                    <w:p w14:paraId="7273AC93"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02906D26" wp14:editId="79B7EA7F">
            <wp:extent cx="3583305" cy="2030730"/>
            <wp:effectExtent l="19050" t="0" r="0" b="0"/>
            <wp:docPr id="7" name="Picture 30" descr="G:\DCIM\101MSDCF\DSC07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DCIM\101MSDCF\DSC07311.JPG"/>
                    <pic:cNvPicPr>
                      <a:picLocks noChangeAspect="1" noChangeArrowheads="1"/>
                    </pic:cNvPicPr>
                  </pic:nvPicPr>
                  <pic:blipFill>
                    <a:blip r:embed="rId13" cstate="print"/>
                    <a:srcRect/>
                    <a:stretch>
                      <a:fillRect/>
                    </a:stretch>
                  </pic:blipFill>
                  <pic:spPr bwMode="auto">
                    <a:xfrm>
                      <a:off x="0" y="0"/>
                      <a:ext cx="3583305" cy="2030730"/>
                    </a:xfrm>
                    <a:prstGeom prst="rect">
                      <a:avLst/>
                    </a:prstGeom>
                    <a:noFill/>
                    <a:ln w="9525">
                      <a:noFill/>
                      <a:miter lim="800000"/>
                      <a:headEnd/>
                      <a:tailEnd/>
                    </a:ln>
                  </pic:spPr>
                </pic:pic>
              </a:graphicData>
            </a:graphic>
          </wp:inline>
        </w:drawing>
      </w:r>
    </w:p>
    <w:p w14:paraId="3B15F7BA" w14:textId="77777777" w:rsidR="003B7BB3" w:rsidRDefault="003B7BB3" w:rsidP="003B7BB3">
      <w:pPr>
        <w:rPr>
          <w:sz w:val="28"/>
          <w:szCs w:val="28"/>
        </w:rPr>
      </w:pPr>
      <w:r>
        <w:rPr>
          <w:sz w:val="28"/>
          <w:szCs w:val="28"/>
        </w:rPr>
        <w:t>(Fig 6)</w:t>
      </w:r>
    </w:p>
    <w:p w14:paraId="54CD67AC" w14:textId="77777777" w:rsidR="003B7BB3" w:rsidRDefault="00626DA3" w:rsidP="003B7BB3">
      <w:pPr>
        <w:rPr>
          <w:sz w:val="28"/>
          <w:szCs w:val="28"/>
        </w:rPr>
      </w:pPr>
      <w:r>
        <w:rPr>
          <w:noProof/>
          <w:sz w:val="28"/>
          <w:szCs w:val="28"/>
        </w:rPr>
        <w:lastRenderedPageBreak/>
        <mc:AlternateContent>
          <mc:Choice Requires="wps">
            <w:drawing>
              <wp:anchor distT="0" distB="0" distL="114300" distR="114300" simplePos="0" relativeHeight="251683840" behindDoc="0" locked="0" layoutInCell="1" allowOverlap="1" wp14:anchorId="1FAC03FA" wp14:editId="25213F5A">
                <wp:simplePos x="0" y="0"/>
                <wp:positionH relativeFrom="column">
                  <wp:posOffset>3893820</wp:posOffset>
                </wp:positionH>
                <wp:positionV relativeFrom="paragraph">
                  <wp:posOffset>966470</wp:posOffset>
                </wp:positionV>
                <wp:extent cx="1501140" cy="728980"/>
                <wp:effectExtent l="7620" t="8255" r="5715" b="5715"/>
                <wp:wrapNone/>
                <wp:docPr id="4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728980"/>
                        </a:xfrm>
                        <a:prstGeom prst="rect">
                          <a:avLst/>
                        </a:prstGeom>
                        <a:solidFill>
                          <a:srgbClr val="FFFFFF"/>
                        </a:solidFill>
                        <a:ln w="9525">
                          <a:solidFill>
                            <a:srgbClr val="000000"/>
                          </a:solidFill>
                          <a:miter lim="800000"/>
                          <a:headEnd/>
                          <a:tailEnd/>
                        </a:ln>
                      </wps:spPr>
                      <wps:txbx>
                        <w:txbxContent>
                          <w:p w14:paraId="3F5F925F" w14:textId="77777777" w:rsidR="003B7BB3" w:rsidRDefault="003B7BB3" w:rsidP="003B7BB3">
                            <w:r>
                              <w:t xml:space="preserve">  FASTENERS REMOVED </w:t>
                            </w:r>
                            <w:proofErr w:type="gramStart"/>
                            <w:r>
                              <w:t>AFTER  HOLE</w:t>
                            </w:r>
                            <w:proofErr w:type="gramEnd"/>
                            <w:r>
                              <w:t xml:space="preserve"> BEING MARKED </w:t>
                            </w:r>
                          </w:p>
                          <w:p w14:paraId="507F1795"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C03FA" id="Text Box 25" o:spid="_x0000_s1037" type="#_x0000_t202" style="position:absolute;margin-left:306.6pt;margin-top:76.1pt;width:118.2pt;height:5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">
                <v:textbox>
                  <w:txbxContent>
                    <w:p w14:paraId="3F5F925F" w14:textId="77777777" w:rsidR="003B7BB3" w:rsidRDefault="003B7BB3" w:rsidP="003B7BB3">
                      <w:r>
                        <w:t xml:space="preserve">  FASTENERS REMOVED </w:t>
                      </w:r>
                      <w:proofErr w:type="gramStart"/>
                      <w:r>
                        <w:t>AFTER  HOLE</w:t>
                      </w:r>
                      <w:proofErr w:type="gramEnd"/>
                      <w:r>
                        <w:t xml:space="preserve"> BEING MARKED </w:t>
                      </w:r>
                    </w:p>
                    <w:p w14:paraId="507F1795"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078815A6" wp14:editId="0AB32C64">
            <wp:extent cx="3529965" cy="2339340"/>
            <wp:effectExtent l="19050" t="0" r="0" b="0"/>
            <wp:docPr id="8" name="Picture 31" descr="G:\DCIM\101MSDCF\DSC07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DCIM\101MSDCF\DSC07312.JPG"/>
                    <pic:cNvPicPr>
                      <a:picLocks noChangeAspect="1" noChangeArrowheads="1"/>
                    </pic:cNvPicPr>
                  </pic:nvPicPr>
                  <pic:blipFill>
                    <a:blip r:embed="rId14" cstate="print"/>
                    <a:srcRect/>
                    <a:stretch>
                      <a:fillRect/>
                    </a:stretch>
                  </pic:blipFill>
                  <pic:spPr bwMode="auto">
                    <a:xfrm>
                      <a:off x="0" y="0"/>
                      <a:ext cx="3529965" cy="2339340"/>
                    </a:xfrm>
                    <a:prstGeom prst="rect">
                      <a:avLst/>
                    </a:prstGeom>
                    <a:noFill/>
                    <a:ln w="9525">
                      <a:noFill/>
                      <a:miter lim="800000"/>
                      <a:headEnd/>
                      <a:tailEnd/>
                    </a:ln>
                  </pic:spPr>
                </pic:pic>
              </a:graphicData>
            </a:graphic>
          </wp:inline>
        </w:drawing>
      </w:r>
    </w:p>
    <w:p w14:paraId="670F07CD" w14:textId="77777777" w:rsidR="003B7BB3" w:rsidRDefault="003B7BB3" w:rsidP="003B7BB3">
      <w:pPr>
        <w:rPr>
          <w:sz w:val="28"/>
          <w:szCs w:val="28"/>
        </w:rPr>
      </w:pPr>
      <w:r>
        <w:rPr>
          <w:sz w:val="28"/>
          <w:szCs w:val="28"/>
        </w:rPr>
        <w:t>(Fig 7)</w:t>
      </w:r>
    </w:p>
    <w:p w14:paraId="46AB26E7" w14:textId="77777777" w:rsidR="003B7BB3" w:rsidRDefault="00626DA3" w:rsidP="003B7BB3">
      <w:pPr>
        <w:rPr>
          <w:sz w:val="28"/>
          <w:szCs w:val="28"/>
        </w:rPr>
      </w:pPr>
      <w:r>
        <w:rPr>
          <w:noProof/>
          <w:sz w:val="28"/>
          <w:szCs w:val="28"/>
        </w:rPr>
        <mc:AlternateContent>
          <mc:Choice Requires="wps">
            <w:drawing>
              <wp:anchor distT="0" distB="0" distL="114300" distR="114300" simplePos="0" relativeHeight="251684864" behindDoc="0" locked="0" layoutInCell="1" allowOverlap="1" wp14:anchorId="16BABCD1" wp14:editId="14EA5227">
                <wp:simplePos x="0" y="0"/>
                <wp:positionH relativeFrom="column">
                  <wp:posOffset>3703320</wp:posOffset>
                </wp:positionH>
                <wp:positionV relativeFrom="paragraph">
                  <wp:posOffset>812800</wp:posOffset>
                </wp:positionV>
                <wp:extent cx="1828800" cy="1262380"/>
                <wp:effectExtent l="7620" t="7620" r="11430" b="6350"/>
                <wp:wrapNone/>
                <wp:docPr id="4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62380"/>
                        </a:xfrm>
                        <a:prstGeom prst="rect">
                          <a:avLst/>
                        </a:prstGeom>
                        <a:solidFill>
                          <a:srgbClr val="FFFFFF"/>
                        </a:solidFill>
                        <a:ln w="9525">
                          <a:solidFill>
                            <a:srgbClr val="000000"/>
                          </a:solidFill>
                          <a:miter lim="800000"/>
                          <a:headEnd/>
                          <a:tailEnd/>
                        </a:ln>
                      </wps:spPr>
                      <wps:txbx>
                        <w:txbxContent>
                          <w:p w14:paraId="637F0054" w14:textId="77777777" w:rsidR="003B7BB3" w:rsidRDefault="003B7BB3" w:rsidP="003B7BB3">
                            <w:r>
                              <w:t xml:space="preserve"> ENSURE HOLE PUNCH IS KEPT ON TOP HALF OF THE CIRCLE THAT WAS MARKED EARLIER USING FASTENER.</w:t>
                            </w:r>
                          </w:p>
                          <w:p w14:paraId="1A3C85A3"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ABCD1" id="Text Box 26" o:spid="_x0000_s1038" type="#_x0000_t202" style="position:absolute;margin-left:291.6pt;margin-top:64pt;width:2in;height:9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">
                <v:textbox>
                  <w:txbxContent>
                    <w:p w14:paraId="637F0054" w14:textId="77777777" w:rsidR="003B7BB3" w:rsidRDefault="003B7BB3" w:rsidP="003B7BB3">
                      <w:r>
                        <w:t xml:space="preserve"> ENSURE HOLE PUNCH IS KEPT ON TOP HALF OF THE CIRCLE THAT WAS MARKED EARLIER USING FASTENER.</w:t>
                      </w:r>
                    </w:p>
                    <w:p w14:paraId="1A3C85A3"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7C5E6CCB" wp14:editId="4D80A4A7">
            <wp:extent cx="3540760" cy="2658110"/>
            <wp:effectExtent l="19050" t="0" r="2540" b="0"/>
            <wp:docPr id="9" name="Picture 35" descr="G:\DCIM\101MSDCF\DSC07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DCIM\101MSDCF\DSC07317.JPG"/>
                    <pic:cNvPicPr>
                      <a:picLocks noChangeAspect="1" noChangeArrowheads="1"/>
                    </pic:cNvPicPr>
                  </pic:nvPicPr>
                  <pic:blipFill>
                    <a:blip r:embed="rId15" cstate="print"/>
                    <a:srcRect/>
                    <a:stretch>
                      <a:fillRect/>
                    </a:stretch>
                  </pic:blipFill>
                  <pic:spPr bwMode="auto">
                    <a:xfrm>
                      <a:off x="0" y="0"/>
                      <a:ext cx="3540760" cy="2658110"/>
                    </a:xfrm>
                    <a:prstGeom prst="rect">
                      <a:avLst/>
                    </a:prstGeom>
                    <a:noFill/>
                    <a:ln w="9525">
                      <a:noFill/>
                      <a:miter lim="800000"/>
                      <a:headEnd/>
                      <a:tailEnd/>
                    </a:ln>
                  </pic:spPr>
                </pic:pic>
              </a:graphicData>
            </a:graphic>
          </wp:inline>
        </w:drawing>
      </w:r>
    </w:p>
    <w:p w14:paraId="2F00472F" w14:textId="77777777" w:rsidR="003B7BB3" w:rsidRDefault="003B7BB3" w:rsidP="003B7BB3">
      <w:pPr>
        <w:rPr>
          <w:sz w:val="24"/>
        </w:rPr>
      </w:pPr>
      <w:r>
        <w:rPr>
          <w:sz w:val="24"/>
        </w:rPr>
        <w:t>(Fig 8)</w:t>
      </w:r>
    </w:p>
    <w:p w14:paraId="38B792B1" w14:textId="77777777" w:rsidR="003B7BB3" w:rsidRDefault="00626DA3" w:rsidP="003B7BB3">
      <w:pPr>
        <w:rPr>
          <w:noProof/>
          <w:sz w:val="28"/>
          <w:szCs w:val="28"/>
        </w:rPr>
      </w:pPr>
      <w:r>
        <w:rPr>
          <w:noProof/>
          <w:sz w:val="28"/>
          <w:szCs w:val="28"/>
        </w:rPr>
        <w:lastRenderedPageBreak/>
        <mc:AlternateContent>
          <mc:Choice Requires="wps">
            <w:drawing>
              <wp:anchor distT="0" distB="0" distL="114300" distR="114300" simplePos="0" relativeHeight="251685888" behindDoc="0" locked="0" layoutInCell="1" allowOverlap="1" wp14:anchorId="5B396CB7" wp14:editId="450C7E59">
                <wp:simplePos x="0" y="0"/>
                <wp:positionH relativeFrom="column">
                  <wp:posOffset>3627120</wp:posOffset>
                </wp:positionH>
                <wp:positionV relativeFrom="paragraph">
                  <wp:posOffset>502285</wp:posOffset>
                </wp:positionV>
                <wp:extent cx="1851660" cy="1262380"/>
                <wp:effectExtent l="7620" t="8255" r="7620" b="5715"/>
                <wp:wrapNone/>
                <wp:docPr id="4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262380"/>
                        </a:xfrm>
                        <a:prstGeom prst="rect">
                          <a:avLst/>
                        </a:prstGeom>
                        <a:solidFill>
                          <a:srgbClr val="FFFFFF"/>
                        </a:solidFill>
                        <a:ln w="9525">
                          <a:solidFill>
                            <a:srgbClr val="000000"/>
                          </a:solidFill>
                          <a:miter lim="800000"/>
                          <a:headEnd/>
                          <a:tailEnd/>
                        </a:ln>
                      </wps:spPr>
                      <wps:txbx>
                        <w:txbxContent>
                          <w:p w14:paraId="7F3E6C45" w14:textId="77777777" w:rsidR="003B7BB3" w:rsidRDefault="003B7BB3" w:rsidP="003B7BB3">
                            <w:r>
                              <w:t xml:space="preserve"> ENSURE HOLE PUNCH IS KEPT ON TOP HALF OF THE CIRCLE THAT WAS MARKED EARLIER USING FASTENER.</w:t>
                            </w:r>
                          </w:p>
                          <w:p w14:paraId="18CC7EF7"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96CB7" id="Text Box 27" o:spid="_x0000_s1039" type="#_x0000_t202" style="position:absolute;margin-left:285.6pt;margin-top:39.55pt;width:145.8pt;height:99.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">
                <v:textbox>
                  <w:txbxContent>
                    <w:p w14:paraId="7F3E6C45" w14:textId="77777777" w:rsidR="003B7BB3" w:rsidRDefault="003B7BB3" w:rsidP="003B7BB3">
                      <w:r>
                        <w:t xml:space="preserve"> ENSURE HOLE PUNCH IS KEPT ON TOP HALF OF THE CIRCLE THAT WAS MARKED EARLIER USING FASTENER.</w:t>
                      </w:r>
                    </w:p>
                    <w:p w14:paraId="18CC7EF7"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0B57FC52" wp14:editId="49777D0D">
            <wp:extent cx="3413125" cy="2445385"/>
            <wp:effectExtent l="19050" t="0" r="0" b="0"/>
            <wp:docPr id="10" name="Picture 34" descr="G:\DCIM\101MSDCF\DSC07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DCIM\101MSDCF\DSC07316.JPG"/>
                    <pic:cNvPicPr>
                      <a:picLocks noChangeAspect="1" noChangeArrowheads="1"/>
                    </pic:cNvPicPr>
                  </pic:nvPicPr>
                  <pic:blipFill>
                    <a:blip r:embed="rId16" cstate="print"/>
                    <a:srcRect/>
                    <a:stretch>
                      <a:fillRect/>
                    </a:stretch>
                  </pic:blipFill>
                  <pic:spPr bwMode="auto">
                    <a:xfrm>
                      <a:off x="0" y="0"/>
                      <a:ext cx="3413125" cy="2445385"/>
                    </a:xfrm>
                    <a:prstGeom prst="rect">
                      <a:avLst/>
                    </a:prstGeom>
                    <a:noFill/>
                    <a:ln w="9525">
                      <a:noFill/>
                      <a:miter lim="800000"/>
                      <a:headEnd/>
                      <a:tailEnd/>
                    </a:ln>
                  </pic:spPr>
                </pic:pic>
              </a:graphicData>
            </a:graphic>
          </wp:inline>
        </w:drawing>
      </w:r>
    </w:p>
    <w:p w14:paraId="7583681D" w14:textId="77777777" w:rsidR="003B7BB3" w:rsidRDefault="003B7BB3" w:rsidP="003B7BB3">
      <w:pPr>
        <w:rPr>
          <w:sz w:val="28"/>
          <w:szCs w:val="28"/>
        </w:rPr>
      </w:pPr>
      <w:r>
        <w:rPr>
          <w:noProof/>
          <w:sz w:val="28"/>
          <w:szCs w:val="28"/>
        </w:rPr>
        <w:t>(Fig 9)</w:t>
      </w:r>
    </w:p>
    <w:p w14:paraId="4D3E1C3E" w14:textId="77777777" w:rsidR="003B7BB3" w:rsidRDefault="00626DA3" w:rsidP="003B7BB3">
      <w:pPr>
        <w:rPr>
          <w:sz w:val="28"/>
          <w:szCs w:val="28"/>
        </w:rPr>
      </w:pPr>
      <w:r>
        <w:rPr>
          <w:noProof/>
          <w:sz w:val="28"/>
          <w:szCs w:val="28"/>
        </w:rPr>
        <mc:AlternateContent>
          <mc:Choice Requires="wps">
            <w:drawing>
              <wp:anchor distT="0" distB="0" distL="114300" distR="114300" simplePos="0" relativeHeight="251686912" behindDoc="0" locked="0" layoutInCell="1" allowOverlap="1" wp14:anchorId="08053C75" wp14:editId="4BED1B16">
                <wp:simplePos x="0" y="0"/>
                <wp:positionH relativeFrom="column">
                  <wp:posOffset>3558540</wp:posOffset>
                </wp:positionH>
                <wp:positionV relativeFrom="paragraph">
                  <wp:posOffset>612775</wp:posOffset>
                </wp:positionV>
                <wp:extent cx="1691640" cy="1262380"/>
                <wp:effectExtent l="5715" t="6350" r="7620" b="7620"/>
                <wp:wrapNone/>
                <wp:docPr id="4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1262380"/>
                        </a:xfrm>
                        <a:prstGeom prst="rect">
                          <a:avLst/>
                        </a:prstGeom>
                        <a:solidFill>
                          <a:srgbClr val="FFFFFF"/>
                        </a:solidFill>
                        <a:ln w="9525">
                          <a:solidFill>
                            <a:srgbClr val="000000"/>
                          </a:solidFill>
                          <a:miter lim="800000"/>
                          <a:headEnd/>
                          <a:tailEnd/>
                        </a:ln>
                      </wps:spPr>
                      <wps:txbx>
                        <w:txbxContent>
                          <w:p w14:paraId="541F06AE" w14:textId="77777777" w:rsidR="003B7BB3" w:rsidRDefault="003B7BB3" w:rsidP="003B7BB3">
                            <w:pPr>
                              <w:pStyle w:val="ListParagraph"/>
                            </w:pPr>
                            <w:r>
                              <w:t>HOLE BEING PUNCHED WITH HOLE PUNCH BY DEEPING IN WATER THE HOLE PUNCH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53C75" id="Text Box 28" o:spid="_x0000_s1040" type="#_x0000_t202" style="position:absolute;margin-left:280.2pt;margin-top:48.25pt;width:133.2pt;height:99.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">
                <v:textbox>
                  <w:txbxContent>
                    <w:p w14:paraId="541F06AE" w14:textId="77777777" w:rsidR="003B7BB3" w:rsidRDefault="003B7BB3" w:rsidP="003B7BB3">
                      <w:pPr>
                        <w:pStyle w:val="ListParagraph"/>
                      </w:pPr>
                      <w:r>
                        <w:t>HOLE BEING PUNCHED WITH HOLE PUNCH BY DEEPING IN WATER THE HOLE PUNCH</w:t>
                      </w:r>
                    </w:p>
                  </w:txbxContent>
                </v:textbox>
              </v:shape>
            </w:pict>
          </mc:Fallback>
        </mc:AlternateContent>
      </w:r>
      <w:r w:rsidR="003B7BB3">
        <w:rPr>
          <w:noProof/>
          <w:sz w:val="28"/>
          <w:szCs w:val="28"/>
        </w:rPr>
        <w:drawing>
          <wp:inline distT="0" distB="0" distL="0" distR="0" wp14:anchorId="6234F8E0" wp14:editId="253C9A12">
            <wp:extent cx="3221355" cy="2413635"/>
            <wp:effectExtent l="19050" t="0" r="0" b="0"/>
            <wp:docPr id="11" name="Picture 37" descr="G:\DCIM\101MSDCF\DSC07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DCIM\101MSDCF\DSC07319.JPG"/>
                    <pic:cNvPicPr>
                      <a:picLocks noChangeAspect="1" noChangeArrowheads="1"/>
                    </pic:cNvPicPr>
                  </pic:nvPicPr>
                  <pic:blipFill>
                    <a:blip r:embed="rId17" cstate="print"/>
                    <a:srcRect/>
                    <a:stretch>
                      <a:fillRect/>
                    </a:stretch>
                  </pic:blipFill>
                  <pic:spPr bwMode="auto">
                    <a:xfrm>
                      <a:off x="0" y="0"/>
                      <a:ext cx="3221355" cy="2413635"/>
                    </a:xfrm>
                    <a:prstGeom prst="rect">
                      <a:avLst/>
                    </a:prstGeom>
                    <a:noFill/>
                    <a:ln w="9525">
                      <a:noFill/>
                      <a:miter lim="800000"/>
                      <a:headEnd/>
                      <a:tailEnd/>
                    </a:ln>
                  </pic:spPr>
                </pic:pic>
              </a:graphicData>
            </a:graphic>
          </wp:inline>
        </w:drawing>
      </w:r>
    </w:p>
    <w:p w14:paraId="62CE4C2A" w14:textId="77777777" w:rsidR="003B7BB3" w:rsidRDefault="003B7BB3" w:rsidP="003B7BB3">
      <w:pPr>
        <w:rPr>
          <w:sz w:val="24"/>
        </w:rPr>
      </w:pPr>
      <w:r>
        <w:rPr>
          <w:sz w:val="24"/>
        </w:rPr>
        <w:t>(Fig 10)</w:t>
      </w:r>
    </w:p>
    <w:p w14:paraId="1F4CD8B4" w14:textId="77777777" w:rsidR="003B7BB3" w:rsidRDefault="003B7BB3" w:rsidP="003B7BB3">
      <w:pPr>
        <w:rPr>
          <w:sz w:val="28"/>
          <w:szCs w:val="28"/>
        </w:rPr>
      </w:pPr>
    </w:p>
    <w:p w14:paraId="62222504" w14:textId="77777777" w:rsidR="003B7BB3" w:rsidRDefault="00626DA3" w:rsidP="003B7BB3">
      <w:pPr>
        <w:rPr>
          <w:sz w:val="28"/>
          <w:szCs w:val="28"/>
        </w:rPr>
      </w:pPr>
      <w:r>
        <w:rPr>
          <w:noProof/>
          <w:sz w:val="28"/>
          <w:szCs w:val="28"/>
        </w:rPr>
        <w:lastRenderedPageBreak/>
        <mc:AlternateContent>
          <mc:Choice Requires="wps">
            <w:drawing>
              <wp:anchor distT="0" distB="0" distL="114300" distR="114300" simplePos="0" relativeHeight="251687936" behindDoc="0" locked="0" layoutInCell="1" allowOverlap="1" wp14:anchorId="20EF5F36" wp14:editId="1A2456B6">
                <wp:simplePos x="0" y="0"/>
                <wp:positionH relativeFrom="column">
                  <wp:posOffset>3368040</wp:posOffset>
                </wp:positionH>
                <wp:positionV relativeFrom="paragraph">
                  <wp:posOffset>601345</wp:posOffset>
                </wp:positionV>
                <wp:extent cx="2042160" cy="1262380"/>
                <wp:effectExtent l="5715" t="8255" r="9525" b="5715"/>
                <wp:wrapNone/>
                <wp:docPr id="4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1262380"/>
                        </a:xfrm>
                        <a:prstGeom prst="rect">
                          <a:avLst/>
                        </a:prstGeom>
                        <a:solidFill>
                          <a:srgbClr val="FFFFFF"/>
                        </a:solidFill>
                        <a:ln w="9525">
                          <a:solidFill>
                            <a:srgbClr val="000000"/>
                          </a:solidFill>
                          <a:miter lim="800000"/>
                          <a:headEnd/>
                          <a:tailEnd/>
                        </a:ln>
                      </wps:spPr>
                      <wps:txbx>
                        <w:txbxContent>
                          <w:p w14:paraId="2D7B0FC6" w14:textId="77777777" w:rsidR="003B7BB3" w:rsidRDefault="003B7BB3" w:rsidP="003B7BB3">
                            <w:pPr>
                              <w:pStyle w:val="ListParagraph"/>
                            </w:pPr>
                            <w:r>
                              <w:t>FASTENERS BEING INSERTED IN HOLE FROM BOTTOM OF BELT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F5F36" id="Text Box 29" o:spid="_x0000_s1041" type="#_x0000_t202" style="position:absolute;margin-left:265.2pt;margin-top:47.35pt;width:160.8pt;height:9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">
                <v:textbox>
                  <w:txbxContent>
                    <w:p w14:paraId="2D7B0FC6" w14:textId="77777777" w:rsidR="003B7BB3" w:rsidRDefault="003B7BB3" w:rsidP="003B7BB3">
                      <w:pPr>
                        <w:pStyle w:val="ListParagraph"/>
                      </w:pPr>
                      <w:r>
                        <w:t>FASTENERS BEING INSERTED IN HOLE FROM BOTTOM OF BELT</w:t>
                      </w:r>
                    </w:p>
                  </w:txbxContent>
                </v:textbox>
              </v:shape>
            </w:pict>
          </mc:Fallback>
        </mc:AlternateContent>
      </w:r>
      <w:r w:rsidR="003B7BB3">
        <w:rPr>
          <w:noProof/>
          <w:sz w:val="28"/>
          <w:szCs w:val="28"/>
        </w:rPr>
        <w:drawing>
          <wp:inline distT="0" distB="0" distL="0" distR="0" wp14:anchorId="7F1F5184" wp14:editId="6F872724">
            <wp:extent cx="3338830" cy="2498725"/>
            <wp:effectExtent l="19050" t="0" r="0" b="0"/>
            <wp:docPr id="12" name="Picture 38" descr="G:\DCIM\101MSDCF\DSC0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DCIM\101MSDCF\DSC07320.JPG"/>
                    <pic:cNvPicPr>
                      <a:picLocks noChangeAspect="1" noChangeArrowheads="1"/>
                    </pic:cNvPicPr>
                  </pic:nvPicPr>
                  <pic:blipFill>
                    <a:blip r:embed="rId18" cstate="print"/>
                    <a:srcRect/>
                    <a:stretch>
                      <a:fillRect/>
                    </a:stretch>
                  </pic:blipFill>
                  <pic:spPr bwMode="auto">
                    <a:xfrm>
                      <a:off x="0" y="0"/>
                      <a:ext cx="3338830" cy="2498725"/>
                    </a:xfrm>
                    <a:prstGeom prst="rect">
                      <a:avLst/>
                    </a:prstGeom>
                    <a:noFill/>
                    <a:ln w="9525">
                      <a:noFill/>
                      <a:miter lim="800000"/>
                      <a:headEnd/>
                      <a:tailEnd/>
                    </a:ln>
                  </pic:spPr>
                </pic:pic>
              </a:graphicData>
            </a:graphic>
          </wp:inline>
        </w:drawing>
      </w:r>
    </w:p>
    <w:p w14:paraId="52F2EA10" w14:textId="77777777" w:rsidR="003B7BB3" w:rsidRDefault="003B7BB3" w:rsidP="003B7BB3">
      <w:pPr>
        <w:rPr>
          <w:sz w:val="28"/>
          <w:szCs w:val="28"/>
        </w:rPr>
      </w:pPr>
    </w:p>
    <w:p w14:paraId="4C0A38F6" w14:textId="77777777" w:rsidR="003B7BB3" w:rsidRDefault="003B7BB3" w:rsidP="003B7BB3">
      <w:pPr>
        <w:rPr>
          <w:sz w:val="28"/>
          <w:szCs w:val="28"/>
        </w:rPr>
      </w:pPr>
      <w:r>
        <w:rPr>
          <w:sz w:val="28"/>
          <w:szCs w:val="28"/>
        </w:rPr>
        <w:t>(Fig 11)</w:t>
      </w:r>
    </w:p>
    <w:p w14:paraId="3F380458" w14:textId="77777777" w:rsidR="003B7BB3" w:rsidRDefault="003B7BB3" w:rsidP="003B7BB3">
      <w:pPr>
        <w:rPr>
          <w:sz w:val="28"/>
          <w:szCs w:val="28"/>
        </w:rPr>
      </w:pPr>
    </w:p>
    <w:p w14:paraId="630B68AD" w14:textId="77777777" w:rsidR="003B7BB3" w:rsidRDefault="003B7BB3" w:rsidP="003B7BB3">
      <w:pPr>
        <w:rPr>
          <w:sz w:val="24"/>
        </w:rPr>
      </w:pPr>
    </w:p>
    <w:p w14:paraId="47BBA457" w14:textId="77777777" w:rsidR="003B7BB3" w:rsidRDefault="003B7BB3" w:rsidP="003B7BB3">
      <w:pPr>
        <w:rPr>
          <w:sz w:val="24"/>
        </w:rPr>
      </w:pPr>
    </w:p>
    <w:p w14:paraId="049C823D" w14:textId="77777777" w:rsidR="003B7BB3" w:rsidRDefault="003B7BB3" w:rsidP="003B7BB3">
      <w:pPr>
        <w:rPr>
          <w:sz w:val="24"/>
        </w:rPr>
      </w:pPr>
    </w:p>
    <w:p w14:paraId="033D0F78" w14:textId="77777777" w:rsidR="003B7BB3" w:rsidRDefault="003B7BB3" w:rsidP="003B7BB3">
      <w:pPr>
        <w:rPr>
          <w:sz w:val="24"/>
        </w:rPr>
      </w:pPr>
    </w:p>
    <w:p w14:paraId="58870FA3" w14:textId="77777777" w:rsidR="003B7BB3" w:rsidRDefault="003B7BB3" w:rsidP="003B7BB3">
      <w:pPr>
        <w:rPr>
          <w:sz w:val="24"/>
        </w:rPr>
      </w:pPr>
    </w:p>
    <w:p w14:paraId="506FBE07" w14:textId="77777777" w:rsidR="003B7BB3" w:rsidRDefault="00626DA3" w:rsidP="003B7BB3">
      <w:pPr>
        <w:rPr>
          <w:noProof/>
          <w:sz w:val="28"/>
          <w:szCs w:val="28"/>
        </w:rPr>
      </w:pPr>
      <w:r>
        <w:rPr>
          <w:noProof/>
          <w:sz w:val="28"/>
          <w:szCs w:val="28"/>
        </w:rPr>
        <w:lastRenderedPageBreak/>
        <mc:AlternateContent>
          <mc:Choice Requires="wps">
            <w:drawing>
              <wp:anchor distT="0" distB="0" distL="114300" distR="114300" simplePos="0" relativeHeight="251688960" behindDoc="0" locked="0" layoutInCell="1" allowOverlap="1" wp14:anchorId="2EF58963" wp14:editId="1CA477CE">
                <wp:simplePos x="0" y="0"/>
                <wp:positionH relativeFrom="column">
                  <wp:posOffset>3436620</wp:posOffset>
                </wp:positionH>
                <wp:positionV relativeFrom="paragraph">
                  <wp:posOffset>609600</wp:posOffset>
                </wp:positionV>
                <wp:extent cx="2042160" cy="1262380"/>
                <wp:effectExtent l="7620" t="13970" r="7620" b="9525"/>
                <wp:wrapNone/>
                <wp:docPr id="4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1262380"/>
                        </a:xfrm>
                        <a:prstGeom prst="rect">
                          <a:avLst/>
                        </a:prstGeom>
                        <a:solidFill>
                          <a:srgbClr val="FFFFFF"/>
                        </a:solidFill>
                        <a:ln w="9525">
                          <a:solidFill>
                            <a:srgbClr val="000000"/>
                          </a:solidFill>
                          <a:miter lim="800000"/>
                          <a:headEnd/>
                          <a:tailEnd/>
                        </a:ln>
                      </wps:spPr>
                      <wps:txbx>
                        <w:txbxContent>
                          <w:p w14:paraId="09EFB089" w14:textId="77777777" w:rsidR="003B7BB3" w:rsidRDefault="003B7BB3" w:rsidP="003B7BB3">
                            <w:pPr>
                              <w:pStyle w:val="ListParagraph"/>
                            </w:pPr>
                            <w:r>
                              <w:t>FASTENERS BEING INSERTED IN HOLE FROM BOTTOM OF BELT AND ADJUSTED WITH SCREW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58963" id="Text Box 30" o:spid="_x0000_s1042" type="#_x0000_t202" style="position:absolute;margin-left:270.6pt;margin-top:48pt;width:160.8pt;height:9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">
                <v:textbox>
                  <w:txbxContent>
                    <w:p w14:paraId="09EFB089" w14:textId="77777777" w:rsidR="003B7BB3" w:rsidRDefault="003B7BB3" w:rsidP="003B7BB3">
                      <w:pPr>
                        <w:pStyle w:val="ListParagraph"/>
                      </w:pPr>
                      <w:r>
                        <w:t>FASTENERS BEING INSERTED IN HOLE FROM BOTTOM OF BELT AND ADJUSTED WITH SCREW DRIVER</w:t>
                      </w:r>
                    </w:p>
                  </w:txbxContent>
                </v:textbox>
              </v:shape>
            </w:pict>
          </mc:Fallback>
        </mc:AlternateContent>
      </w:r>
      <w:r w:rsidR="003B7BB3">
        <w:rPr>
          <w:noProof/>
          <w:sz w:val="28"/>
          <w:szCs w:val="28"/>
        </w:rPr>
        <w:drawing>
          <wp:inline distT="0" distB="0" distL="0" distR="0" wp14:anchorId="6C94CF55" wp14:editId="23E2E43F">
            <wp:extent cx="3147060" cy="2360295"/>
            <wp:effectExtent l="19050" t="0" r="0" b="0"/>
            <wp:docPr id="13" name="Picture 39" descr="G:\DCIM\101MSDCF\DSC07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DCIM\101MSDCF\DSC07321.JPG"/>
                    <pic:cNvPicPr>
                      <a:picLocks noChangeAspect="1" noChangeArrowheads="1"/>
                    </pic:cNvPicPr>
                  </pic:nvPicPr>
                  <pic:blipFill>
                    <a:blip r:embed="rId19" cstate="print"/>
                    <a:srcRect/>
                    <a:stretch>
                      <a:fillRect/>
                    </a:stretch>
                  </pic:blipFill>
                  <pic:spPr bwMode="auto">
                    <a:xfrm>
                      <a:off x="0" y="0"/>
                      <a:ext cx="3147060" cy="2360295"/>
                    </a:xfrm>
                    <a:prstGeom prst="rect">
                      <a:avLst/>
                    </a:prstGeom>
                    <a:noFill/>
                    <a:ln w="9525">
                      <a:noFill/>
                      <a:miter lim="800000"/>
                      <a:headEnd/>
                      <a:tailEnd/>
                    </a:ln>
                  </pic:spPr>
                </pic:pic>
              </a:graphicData>
            </a:graphic>
          </wp:inline>
        </w:drawing>
      </w:r>
    </w:p>
    <w:p w14:paraId="69D9ECE7" w14:textId="77777777" w:rsidR="003B7BB3" w:rsidRDefault="003B7BB3" w:rsidP="003B7BB3">
      <w:pPr>
        <w:rPr>
          <w:sz w:val="28"/>
          <w:szCs w:val="28"/>
        </w:rPr>
      </w:pPr>
      <w:r>
        <w:rPr>
          <w:noProof/>
          <w:sz w:val="28"/>
          <w:szCs w:val="28"/>
        </w:rPr>
        <w:t>(Fig 12)</w:t>
      </w:r>
    </w:p>
    <w:p w14:paraId="68625C5E" w14:textId="77777777" w:rsidR="003B7BB3" w:rsidRDefault="00626DA3" w:rsidP="003B7BB3">
      <w:pPr>
        <w:rPr>
          <w:noProof/>
          <w:sz w:val="28"/>
          <w:szCs w:val="28"/>
        </w:rPr>
      </w:pPr>
      <w:r>
        <w:rPr>
          <w:noProof/>
          <w:sz w:val="28"/>
          <w:szCs w:val="28"/>
        </w:rPr>
        <mc:AlternateContent>
          <mc:Choice Requires="wps">
            <w:drawing>
              <wp:anchor distT="0" distB="0" distL="114300" distR="114300" simplePos="0" relativeHeight="251689984" behindDoc="0" locked="0" layoutInCell="1" allowOverlap="1" wp14:anchorId="525AFBCF" wp14:editId="077B1383">
                <wp:simplePos x="0" y="0"/>
                <wp:positionH relativeFrom="column">
                  <wp:posOffset>3604260</wp:posOffset>
                </wp:positionH>
                <wp:positionV relativeFrom="paragraph">
                  <wp:posOffset>681990</wp:posOffset>
                </wp:positionV>
                <wp:extent cx="1874520" cy="889000"/>
                <wp:effectExtent l="13335" t="12700" r="7620" b="12700"/>
                <wp:wrapNone/>
                <wp:docPr id="4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889000"/>
                        </a:xfrm>
                        <a:prstGeom prst="rect">
                          <a:avLst/>
                        </a:prstGeom>
                        <a:solidFill>
                          <a:srgbClr val="FFFFFF"/>
                        </a:solidFill>
                        <a:ln w="9525">
                          <a:solidFill>
                            <a:srgbClr val="000000"/>
                          </a:solidFill>
                          <a:miter lim="800000"/>
                          <a:headEnd/>
                          <a:tailEnd/>
                        </a:ln>
                      </wps:spPr>
                      <wps:txbx>
                        <w:txbxContent>
                          <w:p w14:paraId="7767DD6B" w14:textId="77777777" w:rsidR="003B7BB3" w:rsidRDefault="003B7BB3" w:rsidP="003B7BB3">
                            <w:pPr>
                              <w:pStyle w:val="ListParagraph"/>
                            </w:pPr>
                            <w:r>
                              <w:t>FASTENERS TOP PLATE BEING INSERTED FROM TOP SIDE OF FASTENER</w:t>
                            </w:r>
                          </w:p>
                          <w:p w14:paraId="66A640D6"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FBCF" id="Text Box 31" o:spid="_x0000_s1043" type="#_x0000_t202" style="position:absolute;margin-left:283.8pt;margin-top:53.7pt;width:147.6pt;height:7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">
                <v:textbox>
                  <w:txbxContent>
                    <w:p w14:paraId="7767DD6B" w14:textId="77777777" w:rsidR="003B7BB3" w:rsidRDefault="003B7BB3" w:rsidP="003B7BB3">
                      <w:pPr>
                        <w:pStyle w:val="ListParagraph"/>
                      </w:pPr>
                      <w:r>
                        <w:t>FASTENERS TOP PLATE BEING INSERTED FROM TOP SIDE OF FASTENER</w:t>
                      </w:r>
                    </w:p>
                    <w:p w14:paraId="66A640D6"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17A83DDE" wp14:editId="2C5A26BF">
            <wp:extent cx="3242945" cy="2434590"/>
            <wp:effectExtent l="19050" t="0" r="0" b="0"/>
            <wp:docPr id="14" name="Picture 40" descr="G:\DCIM\101MSDCF\DSC07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DCIM\101MSDCF\DSC07322.JPG"/>
                    <pic:cNvPicPr>
                      <a:picLocks noChangeAspect="1" noChangeArrowheads="1"/>
                    </pic:cNvPicPr>
                  </pic:nvPicPr>
                  <pic:blipFill>
                    <a:blip r:embed="rId20" cstate="print"/>
                    <a:srcRect/>
                    <a:stretch>
                      <a:fillRect/>
                    </a:stretch>
                  </pic:blipFill>
                  <pic:spPr bwMode="auto">
                    <a:xfrm>
                      <a:off x="0" y="0"/>
                      <a:ext cx="3242945" cy="2434590"/>
                    </a:xfrm>
                    <a:prstGeom prst="rect">
                      <a:avLst/>
                    </a:prstGeom>
                    <a:noFill/>
                    <a:ln w="9525">
                      <a:noFill/>
                      <a:miter lim="800000"/>
                      <a:headEnd/>
                      <a:tailEnd/>
                    </a:ln>
                  </pic:spPr>
                </pic:pic>
              </a:graphicData>
            </a:graphic>
          </wp:inline>
        </w:drawing>
      </w:r>
    </w:p>
    <w:p w14:paraId="207E650E" w14:textId="77777777" w:rsidR="003B7BB3" w:rsidRDefault="003B7BB3" w:rsidP="003B7BB3">
      <w:pPr>
        <w:rPr>
          <w:sz w:val="28"/>
          <w:szCs w:val="28"/>
        </w:rPr>
      </w:pPr>
      <w:r>
        <w:rPr>
          <w:noProof/>
          <w:sz w:val="28"/>
          <w:szCs w:val="28"/>
        </w:rPr>
        <w:t>(Fig 13)</w:t>
      </w:r>
    </w:p>
    <w:p w14:paraId="2BF79AEF" w14:textId="77777777" w:rsidR="003B7BB3" w:rsidRDefault="00626DA3" w:rsidP="003B7BB3">
      <w:pPr>
        <w:rPr>
          <w:noProof/>
          <w:sz w:val="28"/>
          <w:szCs w:val="28"/>
        </w:rPr>
      </w:pPr>
      <w:r>
        <w:rPr>
          <w:noProof/>
          <w:sz w:val="28"/>
          <w:szCs w:val="28"/>
        </w:rPr>
        <w:lastRenderedPageBreak/>
        <mc:AlternateContent>
          <mc:Choice Requires="wps">
            <w:drawing>
              <wp:anchor distT="0" distB="0" distL="114300" distR="114300" simplePos="0" relativeHeight="251691008" behindDoc="0" locked="0" layoutInCell="1" allowOverlap="1" wp14:anchorId="198D309A" wp14:editId="588E34CC">
                <wp:simplePos x="0" y="0"/>
                <wp:positionH relativeFrom="column">
                  <wp:posOffset>3482340</wp:posOffset>
                </wp:positionH>
                <wp:positionV relativeFrom="paragraph">
                  <wp:posOffset>503555</wp:posOffset>
                </wp:positionV>
                <wp:extent cx="1874520" cy="889000"/>
                <wp:effectExtent l="5715" t="6350" r="5715" b="9525"/>
                <wp:wrapNone/>
                <wp:docPr id="4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889000"/>
                        </a:xfrm>
                        <a:prstGeom prst="rect">
                          <a:avLst/>
                        </a:prstGeom>
                        <a:solidFill>
                          <a:srgbClr val="FFFFFF"/>
                        </a:solidFill>
                        <a:ln w="9525">
                          <a:solidFill>
                            <a:srgbClr val="000000"/>
                          </a:solidFill>
                          <a:miter lim="800000"/>
                          <a:headEnd/>
                          <a:tailEnd/>
                        </a:ln>
                      </wps:spPr>
                      <wps:txbx>
                        <w:txbxContent>
                          <w:p w14:paraId="40EFC1CF" w14:textId="77777777" w:rsidR="003B7BB3" w:rsidRDefault="003B7BB3" w:rsidP="003B7BB3">
                            <w:pPr>
                              <w:pStyle w:val="ListParagraph"/>
                            </w:pPr>
                            <w:r>
                              <w:t>FASTENERS SEEN FROM BACKSIDE OF BELT WIL LOOK LIKE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D309A" id="Text Box 32" o:spid="_x0000_s1044" type="#_x0000_t202" style="position:absolute;margin-left:274.2pt;margin-top:39.65pt;width:147.6pt;height:7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">
                <v:textbox>
                  <w:txbxContent>
                    <w:p w14:paraId="40EFC1CF" w14:textId="77777777" w:rsidR="003B7BB3" w:rsidRDefault="003B7BB3" w:rsidP="003B7BB3">
                      <w:pPr>
                        <w:pStyle w:val="ListParagraph"/>
                      </w:pPr>
                      <w:r>
                        <w:t>FASTENERS SEEN FROM BACKSIDE OF BELT WIL LOOK LIKE THIS</w:t>
                      </w:r>
                    </w:p>
                  </w:txbxContent>
                </v:textbox>
              </v:shape>
            </w:pict>
          </mc:Fallback>
        </mc:AlternateContent>
      </w:r>
      <w:r w:rsidR="003B7BB3">
        <w:rPr>
          <w:noProof/>
          <w:sz w:val="28"/>
          <w:szCs w:val="28"/>
        </w:rPr>
        <w:drawing>
          <wp:inline distT="0" distB="0" distL="0" distR="0" wp14:anchorId="628C606E" wp14:editId="3E5C527F">
            <wp:extent cx="3094355" cy="1913890"/>
            <wp:effectExtent l="19050" t="0" r="0" b="0"/>
            <wp:docPr id="15" name="Picture 50" descr="G:\DCIM\101MSDCF\DSC0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DCIM\101MSDCF\DSC07340.JPG"/>
                    <pic:cNvPicPr>
                      <a:picLocks noChangeAspect="1" noChangeArrowheads="1"/>
                    </pic:cNvPicPr>
                  </pic:nvPicPr>
                  <pic:blipFill>
                    <a:blip r:embed="rId21" cstate="print"/>
                    <a:srcRect/>
                    <a:stretch>
                      <a:fillRect/>
                    </a:stretch>
                  </pic:blipFill>
                  <pic:spPr bwMode="auto">
                    <a:xfrm>
                      <a:off x="0" y="0"/>
                      <a:ext cx="3094355" cy="1913890"/>
                    </a:xfrm>
                    <a:prstGeom prst="rect">
                      <a:avLst/>
                    </a:prstGeom>
                    <a:noFill/>
                    <a:ln w="9525">
                      <a:noFill/>
                      <a:miter lim="800000"/>
                      <a:headEnd/>
                      <a:tailEnd/>
                    </a:ln>
                  </pic:spPr>
                </pic:pic>
              </a:graphicData>
            </a:graphic>
          </wp:inline>
        </w:drawing>
      </w:r>
    </w:p>
    <w:p w14:paraId="54FF9C4A" w14:textId="77777777" w:rsidR="003B7BB3" w:rsidRDefault="003B7BB3" w:rsidP="003B7BB3">
      <w:pPr>
        <w:rPr>
          <w:sz w:val="28"/>
          <w:szCs w:val="28"/>
        </w:rPr>
      </w:pPr>
      <w:r>
        <w:rPr>
          <w:noProof/>
          <w:sz w:val="28"/>
          <w:szCs w:val="28"/>
        </w:rPr>
        <w:t>(Fig 14)</w:t>
      </w:r>
    </w:p>
    <w:p w14:paraId="6D1B9813" w14:textId="77777777" w:rsidR="003B7BB3" w:rsidRDefault="00626DA3" w:rsidP="003B7BB3">
      <w:pPr>
        <w:rPr>
          <w:noProof/>
          <w:sz w:val="28"/>
          <w:szCs w:val="28"/>
        </w:rPr>
      </w:pPr>
      <w:r>
        <w:rPr>
          <w:noProof/>
          <w:sz w:val="28"/>
          <w:szCs w:val="28"/>
        </w:rPr>
        <mc:AlternateContent>
          <mc:Choice Requires="wps">
            <w:drawing>
              <wp:anchor distT="0" distB="0" distL="114300" distR="114300" simplePos="0" relativeHeight="251692032" behindDoc="0" locked="0" layoutInCell="1" allowOverlap="1" wp14:anchorId="76D5B99C" wp14:editId="003E8FF6">
                <wp:simplePos x="0" y="0"/>
                <wp:positionH relativeFrom="column">
                  <wp:posOffset>3345180</wp:posOffset>
                </wp:positionH>
                <wp:positionV relativeFrom="paragraph">
                  <wp:posOffset>287020</wp:posOffset>
                </wp:positionV>
                <wp:extent cx="2247900" cy="1021080"/>
                <wp:effectExtent l="11430" t="12700" r="7620" b="1397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021080"/>
                        </a:xfrm>
                        <a:prstGeom prst="rect">
                          <a:avLst/>
                        </a:prstGeom>
                        <a:solidFill>
                          <a:srgbClr val="FFFFFF"/>
                        </a:solidFill>
                        <a:ln w="9525">
                          <a:solidFill>
                            <a:srgbClr val="000000"/>
                          </a:solidFill>
                          <a:miter lim="800000"/>
                          <a:headEnd/>
                          <a:tailEnd/>
                        </a:ln>
                      </wps:spPr>
                      <wps:txbx>
                        <w:txbxContent>
                          <w:p w14:paraId="7BCDC68A" w14:textId="77777777" w:rsidR="003B7BB3" w:rsidRDefault="003B7BB3" w:rsidP="003B7BB3">
                            <w:pPr>
                              <w:pStyle w:val="ListParagraph"/>
                            </w:pPr>
                            <w:r>
                              <w:t xml:space="preserve">FASTENERS TOP </w:t>
                            </w:r>
                            <w:proofErr w:type="gramStart"/>
                            <w:r>
                              <w:t>PLATE  AND</w:t>
                            </w:r>
                            <w:proofErr w:type="gramEnd"/>
                            <w:r>
                              <w:t xml:space="preserve"> NUT BEING FITTED FROM TOP SIDE </w:t>
                            </w:r>
                          </w:p>
                          <w:p w14:paraId="20469F7C" w14:textId="77777777" w:rsidR="003B7BB3" w:rsidRDefault="003B7BB3" w:rsidP="003B7BB3">
                            <w:pPr>
                              <w:pStyle w:val="ListParagrap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5B99C" id="Text Box 33" o:spid="_x0000_s1045" type="#_x0000_t202" style="position:absolute;margin-left:263.4pt;margin-top:22.6pt;width:177pt;height:80.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">
                <v:textbox>
                  <w:txbxContent>
                    <w:p w14:paraId="7BCDC68A" w14:textId="77777777" w:rsidR="003B7BB3" w:rsidRDefault="003B7BB3" w:rsidP="003B7BB3">
                      <w:pPr>
                        <w:pStyle w:val="ListParagraph"/>
                      </w:pPr>
                      <w:r>
                        <w:t xml:space="preserve">FASTENERS TOP </w:t>
                      </w:r>
                      <w:proofErr w:type="gramStart"/>
                      <w:r>
                        <w:t>PLATE  AND</w:t>
                      </w:r>
                      <w:proofErr w:type="gramEnd"/>
                      <w:r>
                        <w:t xml:space="preserve"> NUT BEING FITTED FROM TOP SIDE </w:t>
                      </w:r>
                    </w:p>
                    <w:p w14:paraId="20469F7C" w14:textId="77777777" w:rsidR="003B7BB3" w:rsidRDefault="003B7BB3" w:rsidP="003B7BB3">
                      <w:pPr>
                        <w:pStyle w:val="ListParagraph"/>
                      </w:pPr>
                    </w:p>
                  </w:txbxContent>
                </v:textbox>
              </v:shape>
            </w:pict>
          </mc:Fallback>
        </mc:AlternateContent>
      </w:r>
      <w:r w:rsidR="003B7BB3">
        <w:rPr>
          <w:noProof/>
          <w:sz w:val="28"/>
          <w:szCs w:val="28"/>
        </w:rPr>
        <w:drawing>
          <wp:inline distT="0" distB="0" distL="0" distR="0" wp14:anchorId="7B256E43" wp14:editId="6603EC63">
            <wp:extent cx="2764155" cy="1552575"/>
            <wp:effectExtent l="19050" t="0" r="0" b="0"/>
            <wp:docPr id="16" name="Picture 42" descr="G:\DCIM\101MSDCF\DSC07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DCIM\101MSDCF\DSC07324.JPG"/>
                    <pic:cNvPicPr>
                      <a:picLocks noChangeAspect="1" noChangeArrowheads="1"/>
                    </pic:cNvPicPr>
                  </pic:nvPicPr>
                  <pic:blipFill>
                    <a:blip r:embed="rId22" cstate="print"/>
                    <a:srcRect/>
                    <a:stretch>
                      <a:fillRect/>
                    </a:stretch>
                  </pic:blipFill>
                  <pic:spPr bwMode="auto">
                    <a:xfrm>
                      <a:off x="0" y="0"/>
                      <a:ext cx="2764155" cy="1552575"/>
                    </a:xfrm>
                    <a:prstGeom prst="rect">
                      <a:avLst/>
                    </a:prstGeom>
                    <a:noFill/>
                    <a:ln w="9525">
                      <a:noFill/>
                      <a:miter lim="800000"/>
                      <a:headEnd/>
                      <a:tailEnd/>
                    </a:ln>
                  </pic:spPr>
                </pic:pic>
              </a:graphicData>
            </a:graphic>
          </wp:inline>
        </w:drawing>
      </w:r>
    </w:p>
    <w:p w14:paraId="56A5FEE5" w14:textId="77777777" w:rsidR="003B7BB3" w:rsidRDefault="003B7BB3" w:rsidP="003B7BB3">
      <w:pPr>
        <w:rPr>
          <w:sz w:val="28"/>
          <w:szCs w:val="28"/>
        </w:rPr>
      </w:pPr>
      <w:r>
        <w:rPr>
          <w:noProof/>
          <w:sz w:val="28"/>
          <w:szCs w:val="28"/>
        </w:rPr>
        <w:t>(Fig 15)</w:t>
      </w:r>
    </w:p>
    <w:p w14:paraId="393089E8" w14:textId="77777777" w:rsidR="003B7BB3" w:rsidRDefault="00626DA3" w:rsidP="003B7BB3">
      <w:pPr>
        <w:rPr>
          <w:noProof/>
          <w:sz w:val="28"/>
          <w:szCs w:val="28"/>
        </w:rPr>
      </w:pPr>
      <w:r>
        <w:rPr>
          <w:noProof/>
          <w:sz w:val="28"/>
          <w:szCs w:val="28"/>
        </w:rPr>
        <w:lastRenderedPageBreak/>
        <mc:AlternateContent>
          <mc:Choice Requires="wps">
            <w:drawing>
              <wp:anchor distT="0" distB="0" distL="114300" distR="114300" simplePos="0" relativeHeight="251693056" behindDoc="0" locked="0" layoutInCell="1" allowOverlap="1" wp14:anchorId="3F907758" wp14:editId="243F3B98">
                <wp:simplePos x="0" y="0"/>
                <wp:positionH relativeFrom="column">
                  <wp:posOffset>3550920</wp:posOffset>
                </wp:positionH>
                <wp:positionV relativeFrom="paragraph">
                  <wp:posOffset>661035</wp:posOffset>
                </wp:positionV>
                <wp:extent cx="1889760" cy="883920"/>
                <wp:effectExtent l="7620" t="10795" r="7620" b="10160"/>
                <wp:wrapNone/>
                <wp:docPr id="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883920"/>
                        </a:xfrm>
                        <a:prstGeom prst="rect">
                          <a:avLst/>
                        </a:prstGeom>
                        <a:solidFill>
                          <a:srgbClr val="FFFFFF"/>
                        </a:solidFill>
                        <a:ln w="9525">
                          <a:solidFill>
                            <a:srgbClr val="000000"/>
                          </a:solidFill>
                          <a:miter lim="800000"/>
                          <a:headEnd/>
                          <a:tailEnd/>
                        </a:ln>
                      </wps:spPr>
                      <wps:txbx>
                        <w:txbxContent>
                          <w:p w14:paraId="386B09AD" w14:textId="77777777" w:rsidR="003B7BB3" w:rsidRDefault="003B7BB3" w:rsidP="003B7BB3">
                            <w:pPr>
                              <w:pStyle w:val="ListParagraph"/>
                            </w:pPr>
                            <w:r>
                              <w:t>NUTS BEING TIGHTENED USING RATCHET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07758" id="Text Box 34" o:spid="_x0000_s1046" type="#_x0000_t202" style="position:absolute;margin-left:279.6pt;margin-top:52.05pt;width:148.8pt;height:69.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">
                <v:textbox>
                  <w:txbxContent>
                    <w:p w14:paraId="386B09AD" w14:textId="77777777" w:rsidR="003B7BB3" w:rsidRDefault="003B7BB3" w:rsidP="003B7BB3">
                      <w:pPr>
                        <w:pStyle w:val="ListParagraph"/>
                      </w:pPr>
                      <w:r>
                        <w:t>NUTS BEING TIGHTENED USING RATCHET</w:t>
                      </w:r>
                    </w:p>
                  </w:txbxContent>
                </v:textbox>
              </v:shape>
            </w:pict>
          </mc:Fallback>
        </mc:AlternateContent>
      </w:r>
      <w:r w:rsidR="003B7BB3">
        <w:rPr>
          <w:noProof/>
          <w:sz w:val="28"/>
          <w:szCs w:val="28"/>
        </w:rPr>
        <w:drawing>
          <wp:inline distT="0" distB="0" distL="0" distR="0" wp14:anchorId="28DDFAC8" wp14:editId="66EA85D9">
            <wp:extent cx="3466465" cy="2541270"/>
            <wp:effectExtent l="19050" t="0" r="635" b="0"/>
            <wp:docPr id="17" name="Picture 43" descr="G:\DCIM\101MSDCF\DSC07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DCIM\101MSDCF\DSC07325.JPG"/>
                    <pic:cNvPicPr>
                      <a:picLocks noChangeAspect="1" noChangeArrowheads="1"/>
                    </pic:cNvPicPr>
                  </pic:nvPicPr>
                  <pic:blipFill>
                    <a:blip r:embed="rId23" cstate="print"/>
                    <a:srcRect/>
                    <a:stretch>
                      <a:fillRect/>
                    </a:stretch>
                  </pic:blipFill>
                  <pic:spPr bwMode="auto">
                    <a:xfrm>
                      <a:off x="0" y="0"/>
                      <a:ext cx="3466465" cy="2541270"/>
                    </a:xfrm>
                    <a:prstGeom prst="rect">
                      <a:avLst/>
                    </a:prstGeom>
                    <a:noFill/>
                    <a:ln w="9525">
                      <a:noFill/>
                      <a:miter lim="800000"/>
                      <a:headEnd/>
                      <a:tailEnd/>
                    </a:ln>
                  </pic:spPr>
                </pic:pic>
              </a:graphicData>
            </a:graphic>
          </wp:inline>
        </w:drawing>
      </w:r>
    </w:p>
    <w:p w14:paraId="162766A5" w14:textId="77777777" w:rsidR="003B7BB3" w:rsidRDefault="003B7BB3" w:rsidP="003B7BB3">
      <w:pPr>
        <w:rPr>
          <w:sz w:val="28"/>
          <w:szCs w:val="28"/>
        </w:rPr>
      </w:pPr>
      <w:r>
        <w:rPr>
          <w:noProof/>
          <w:sz w:val="28"/>
          <w:szCs w:val="28"/>
        </w:rPr>
        <w:t>(Fig 16)</w:t>
      </w:r>
    </w:p>
    <w:p w14:paraId="009987DC" w14:textId="77777777" w:rsidR="003B7BB3" w:rsidRDefault="00626DA3" w:rsidP="003B7BB3">
      <w:pPr>
        <w:rPr>
          <w:sz w:val="28"/>
          <w:szCs w:val="28"/>
        </w:rPr>
      </w:pPr>
      <w:r>
        <w:rPr>
          <w:noProof/>
          <w:sz w:val="28"/>
          <w:szCs w:val="28"/>
        </w:rPr>
        <mc:AlternateContent>
          <mc:Choice Requires="wps">
            <w:drawing>
              <wp:anchor distT="0" distB="0" distL="114300" distR="114300" simplePos="0" relativeHeight="251694080" behindDoc="0" locked="0" layoutInCell="1" allowOverlap="1" wp14:anchorId="4E1DC2B4" wp14:editId="66C34A4E">
                <wp:simplePos x="0" y="0"/>
                <wp:positionH relativeFrom="column">
                  <wp:posOffset>3589020</wp:posOffset>
                </wp:positionH>
                <wp:positionV relativeFrom="paragraph">
                  <wp:posOffset>686435</wp:posOffset>
                </wp:positionV>
                <wp:extent cx="1805940" cy="988060"/>
                <wp:effectExtent l="7620" t="10160" r="5715" b="11430"/>
                <wp:wrapNone/>
                <wp:docPr id="3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988060"/>
                        </a:xfrm>
                        <a:prstGeom prst="rect">
                          <a:avLst/>
                        </a:prstGeom>
                        <a:solidFill>
                          <a:srgbClr val="FFFFFF"/>
                        </a:solidFill>
                        <a:ln w="9525">
                          <a:solidFill>
                            <a:srgbClr val="000000"/>
                          </a:solidFill>
                          <a:miter lim="800000"/>
                          <a:headEnd/>
                          <a:tailEnd/>
                        </a:ln>
                      </wps:spPr>
                      <wps:txbx>
                        <w:txbxContent>
                          <w:p w14:paraId="4250309C" w14:textId="77777777" w:rsidR="003B7BB3" w:rsidRDefault="003B7BB3" w:rsidP="003B7BB3">
                            <w:pPr>
                              <w:pStyle w:val="ListParagraph"/>
                            </w:pPr>
                            <w:r>
                              <w:t>FASTENERS AS SEEN FROM TOP SIDE AFTER BOLT TIGHTENING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DC2B4" id="Text Box 35" o:spid="_x0000_s1047" type="#_x0000_t202" style="position:absolute;margin-left:282.6pt;margin-top:54.05pt;width:142.2pt;height:77.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">
                <v:textbox>
                  <w:txbxContent>
                    <w:p w14:paraId="4250309C" w14:textId="77777777" w:rsidR="003B7BB3" w:rsidRDefault="003B7BB3" w:rsidP="003B7BB3">
                      <w:pPr>
                        <w:pStyle w:val="ListParagraph"/>
                      </w:pPr>
                      <w:r>
                        <w:t>FASTENERS AS SEEN FROM TOP SIDE AFTER BOLT TIGHTENING</w:t>
                      </w:r>
                    </w:p>
                  </w:txbxContent>
                </v:textbox>
              </v:shape>
            </w:pict>
          </mc:Fallback>
        </mc:AlternateContent>
      </w:r>
      <w:r w:rsidR="003B7BB3">
        <w:rPr>
          <w:noProof/>
          <w:sz w:val="28"/>
          <w:szCs w:val="28"/>
        </w:rPr>
        <w:drawing>
          <wp:inline distT="0" distB="0" distL="0" distR="0" wp14:anchorId="6D068726" wp14:editId="2E7B9D77">
            <wp:extent cx="3242945" cy="1977390"/>
            <wp:effectExtent l="19050" t="0" r="0" b="0"/>
            <wp:docPr id="18" name="Picture 44" descr="G:\DCIM\101MSDCF\DSC07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DCIM\101MSDCF\DSC07326.JPG"/>
                    <pic:cNvPicPr>
                      <a:picLocks noChangeAspect="1" noChangeArrowheads="1"/>
                    </pic:cNvPicPr>
                  </pic:nvPicPr>
                  <pic:blipFill>
                    <a:blip r:embed="rId24" cstate="print"/>
                    <a:srcRect/>
                    <a:stretch>
                      <a:fillRect/>
                    </a:stretch>
                  </pic:blipFill>
                  <pic:spPr bwMode="auto">
                    <a:xfrm>
                      <a:off x="0" y="0"/>
                      <a:ext cx="3242945" cy="1977390"/>
                    </a:xfrm>
                    <a:prstGeom prst="rect">
                      <a:avLst/>
                    </a:prstGeom>
                    <a:noFill/>
                    <a:ln w="9525">
                      <a:noFill/>
                      <a:miter lim="800000"/>
                      <a:headEnd/>
                      <a:tailEnd/>
                    </a:ln>
                  </pic:spPr>
                </pic:pic>
              </a:graphicData>
            </a:graphic>
          </wp:inline>
        </w:drawing>
      </w:r>
    </w:p>
    <w:p w14:paraId="1CFDB414" w14:textId="77777777" w:rsidR="003B7BB3" w:rsidRDefault="003B7BB3" w:rsidP="003B7BB3">
      <w:pPr>
        <w:rPr>
          <w:sz w:val="24"/>
        </w:rPr>
      </w:pPr>
    </w:p>
    <w:p w14:paraId="4BF21CBD" w14:textId="77777777" w:rsidR="003B7BB3" w:rsidRDefault="003B7BB3" w:rsidP="003B7BB3">
      <w:pPr>
        <w:rPr>
          <w:sz w:val="24"/>
        </w:rPr>
      </w:pPr>
      <w:r>
        <w:rPr>
          <w:sz w:val="24"/>
        </w:rPr>
        <w:t>(Fig 17)</w:t>
      </w:r>
    </w:p>
    <w:p w14:paraId="224549DA" w14:textId="77777777" w:rsidR="003B7BB3" w:rsidRDefault="003B7BB3" w:rsidP="003B7BB3">
      <w:pPr>
        <w:rPr>
          <w:sz w:val="24"/>
        </w:rPr>
      </w:pPr>
    </w:p>
    <w:p w14:paraId="572F016B" w14:textId="77777777" w:rsidR="003B7BB3" w:rsidRDefault="003B7BB3" w:rsidP="003B7BB3">
      <w:pPr>
        <w:rPr>
          <w:sz w:val="24"/>
        </w:rPr>
      </w:pPr>
    </w:p>
    <w:p w14:paraId="41563BD0" w14:textId="77777777" w:rsidR="003B7BB3" w:rsidRDefault="003B7BB3" w:rsidP="003B7BB3">
      <w:pPr>
        <w:rPr>
          <w:sz w:val="24"/>
        </w:rPr>
      </w:pPr>
    </w:p>
    <w:p w14:paraId="24418184" w14:textId="77777777" w:rsidR="003B7BB3" w:rsidRDefault="00626DA3" w:rsidP="003B7BB3">
      <w:pPr>
        <w:pStyle w:val="ListParagraph"/>
      </w:pPr>
      <w:r>
        <w:rPr>
          <w:noProof/>
          <w:sz w:val="28"/>
          <w:szCs w:val="28"/>
        </w:rPr>
        <w:lastRenderedPageBreak/>
        <mc:AlternateContent>
          <mc:Choice Requires="wps">
            <w:drawing>
              <wp:anchor distT="0" distB="0" distL="114300" distR="114300" simplePos="0" relativeHeight="251695104" behindDoc="0" locked="0" layoutInCell="1" allowOverlap="1" wp14:anchorId="57549DFE" wp14:editId="643E0937">
                <wp:simplePos x="0" y="0"/>
                <wp:positionH relativeFrom="column">
                  <wp:posOffset>4724400</wp:posOffset>
                </wp:positionH>
                <wp:positionV relativeFrom="paragraph">
                  <wp:posOffset>952500</wp:posOffset>
                </wp:positionV>
                <wp:extent cx="952500" cy="1513840"/>
                <wp:effectExtent l="9525" t="6985" r="9525" b="12700"/>
                <wp:wrapNone/>
                <wp:docPr id="3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513840"/>
                        </a:xfrm>
                        <a:prstGeom prst="rect">
                          <a:avLst/>
                        </a:prstGeom>
                        <a:solidFill>
                          <a:srgbClr val="FFFFFF"/>
                        </a:solidFill>
                        <a:ln w="9525">
                          <a:solidFill>
                            <a:srgbClr val="000000"/>
                          </a:solidFill>
                          <a:miter lim="800000"/>
                          <a:headEnd/>
                          <a:tailEnd/>
                        </a:ln>
                      </wps:spPr>
                      <wps:txbx>
                        <w:txbxContent>
                          <w:p w14:paraId="6C3FB5C7" w14:textId="77777777" w:rsidR="003B7BB3" w:rsidRDefault="003B7BB3" w:rsidP="003B7BB3">
                            <w:r>
                              <w:t>EXTRA PORTION OF BOLT THREADED PORTION BEING HALF CUT AFTER NUT IS TIGHTENED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49DFE" id="Text Box 36" o:spid="_x0000_s1048" type="#_x0000_t202" style="position:absolute;left:0;text-align:left;margin-left:372pt;margin-top:75pt;width:75pt;height:119.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">
                <v:textbox>
                  <w:txbxContent>
                    <w:p w14:paraId="6C3FB5C7" w14:textId="77777777" w:rsidR="003B7BB3" w:rsidRDefault="003B7BB3" w:rsidP="003B7BB3">
                      <w:r>
                        <w:t>EXTRA PORTION OF BOLT THREADED PORTION BEING HALF CUT AFTER NUT IS TIGHTENED</w:t>
                      </w:r>
                    </w:p>
                  </w:txbxContent>
                </v:textbox>
              </v:shape>
            </w:pict>
          </mc:Fallback>
        </mc:AlternateContent>
      </w:r>
      <w:r w:rsidR="003B7BB3">
        <w:rPr>
          <w:noProof/>
        </w:rPr>
        <w:drawing>
          <wp:inline distT="0" distB="0" distL="0" distR="0" wp14:anchorId="3AF46B0E" wp14:editId="4DBBDD63">
            <wp:extent cx="4061460" cy="2509520"/>
            <wp:effectExtent l="19050" t="0" r="0" b="0"/>
            <wp:docPr id="19" name="Picture 45" descr="G:\DCIM\101MSDCF\DSC07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DCIM\101MSDCF\DSC07327.JPG"/>
                    <pic:cNvPicPr>
                      <a:picLocks noChangeAspect="1" noChangeArrowheads="1"/>
                    </pic:cNvPicPr>
                  </pic:nvPicPr>
                  <pic:blipFill>
                    <a:blip r:embed="rId25" cstate="print"/>
                    <a:srcRect/>
                    <a:stretch>
                      <a:fillRect/>
                    </a:stretch>
                  </pic:blipFill>
                  <pic:spPr bwMode="auto">
                    <a:xfrm>
                      <a:off x="0" y="0"/>
                      <a:ext cx="4061460" cy="2509520"/>
                    </a:xfrm>
                    <a:prstGeom prst="rect">
                      <a:avLst/>
                    </a:prstGeom>
                    <a:noFill/>
                    <a:ln w="9525">
                      <a:noFill/>
                      <a:miter lim="800000"/>
                      <a:headEnd/>
                      <a:tailEnd/>
                    </a:ln>
                  </pic:spPr>
                </pic:pic>
              </a:graphicData>
            </a:graphic>
          </wp:inline>
        </w:drawing>
      </w:r>
      <w:r w:rsidR="003B7BB3" w:rsidRPr="006A0476">
        <w:t xml:space="preserve"> </w:t>
      </w:r>
    </w:p>
    <w:p w14:paraId="00126E76" w14:textId="77777777" w:rsidR="003B7BB3" w:rsidRDefault="003B7BB3" w:rsidP="003B7BB3">
      <w:pPr>
        <w:pStyle w:val="ListParagraph"/>
      </w:pPr>
      <w:r>
        <w:t>(Fig 18)</w:t>
      </w:r>
    </w:p>
    <w:p w14:paraId="5E245F9C" w14:textId="77777777" w:rsidR="003B7BB3" w:rsidRDefault="00626DA3" w:rsidP="003B7BB3">
      <w:pPr>
        <w:rPr>
          <w:sz w:val="28"/>
          <w:szCs w:val="28"/>
        </w:rPr>
      </w:pPr>
      <w:r>
        <w:rPr>
          <w:noProof/>
          <w:sz w:val="28"/>
          <w:szCs w:val="28"/>
        </w:rPr>
        <mc:AlternateContent>
          <mc:Choice Requires="wps">
            <w:drawing>
              <wp:anchor distT="0" distB="0" distL="114300" distR="114300" simplePos="0" relativeHeight="251696128" behindDoc="0" locked="0" layoutInCell="1" allowOverlap="1" wp14:anchorId="3B290EFC" wp14:editId="3130A23B">
                <wp:simplePos x="0" y="0"/>
                <wp:positionH relativeFrom="column">
                  <wp:posOffset>3794760</wp:posOffset>
                </wp:positionH>
                <wp:positionV relativeFrom="paragraph">
                  <wp:posOffset>538480</wp:posOffset>
                </wp:positionV>
                <wp:extent cx="1684020" cy="1303020"/>
                <wp:effectExtent l="13335" t="12700" r="7620" b="8255"/>
                <wp:wrapNone/>
                <wp:docPr id="3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1303020"/>
                        </a:xfrm>
                        <a:prstGeom prst="rect">
                          <a:avLst/>
                        </a:prstGeom>
                        <a:solidFill>
                          <a:srgbClr val="FFFFFF"/>
                        </a:solidFill>
                        <a:ln w="9525">
                          <a:solidFill>
                            <a:srgbClr val="000000"/>
                          </a:solidFill>
                          <a:miter lim="800000"/>
                          <a:headEnd/>
                          <a:tailEnd/>
                        </a:ln>
                      </wps:spPr>
                      <wps:txbx>
                        <w:txbxContent>
                          <w:p w14:paraId="6327A76C" w14:textId="77777777" w:rsidR="003B7BB3" w:rsidRDefault="003B7BB3" w:rsidP="003B7BB3">
                            <w:r>
                              <w:t>HALF CUT BOLT IS THAN BENT AND REMOVED TO SAVE TIME IN CUTTING FULL THREADED PORTION OF BOLT.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90EFC" id="Text Box 37" o:spid="_x0000_s1049" type="#_x0000_t202" style="position:absolute;margin-left:298.8pt;margin-top:42.4pt;width:132.6pt;height:10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">
                <v:textbox>
                  <w:txbxContent>
                    <w:p w14:paraId="6327A76C" w14:textId="77777777" w:rsidR="003B7BB3" w:rsidRDefault="003B7BB3" w:rsidP="003B7BB3">
                      <w:r>
                        <w:t>HALF CUT BOLT IS THAN BENT AND REMOVED TO SAVE TIME IN CUTTING FULL THREADED PORTION OF BOLT.</w:t>
                      </w:r>
                    </w:p>
                  </w:txbxContent>
                </v:textbox>
              </v:shape>
            </w:pict>
          </mc:Fallback>
        </mc:AlternateContent>
      </w:r>
      <w:r w:rsidR="003B7BB3">
        <w:rPr>
          <w:noProof/>
          <w:sz w:val="28"/>
          <w:szCs w:val="28"/>
        </w:rPr>
        <w:drawing>
          <wp:inline distT="0" distB="0" distL="0" distR="0" wp14:anchorId="31CC6C41" wp14:editId="0A61C3A5">
            <wp:extent cx="3742690" cy="2243455"/>
            <wp:effectExtent l="19050" t="0" r="0" b="0"/>
            <wp:docPr id="20" name="Picture 46" descr="G:\DCIM\101MSDCF\DSC07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DCIM\101MSDCF\DSC07328.JPG"/>
                    <pic:cNvPicPr>
                      <a:picLocks noChangeAspect="1" noChangeArrowheads="1"/>
                    </pic:cNvPicPr>
                  </pic:nvPicPr>
                  <pic:blipFill>
                    <a:blip r:embed="rId26" cstate="print"/>
                    <a:srcRect/>
                    <a:stretch>
                      <a:fillRect/>
                    </a:stretch>
                  </pic:blipFill>
                  <pic:spPr bwMode="auto">
                    <a:xfrm>
                      <a:off x="0" y="0"/>
                      <a:ext cx="3742690" cy="2243455"/>
                    </a:xfrm>
                    <a:prstGeom prst="rect">
                      <a:avLst/>
                    </a:prstGeom>
                    <a:noFill/>
                    <a:ln w="9525">
                      <a:noFill/>
                      <a:miter lim="800000"/>
                      <a:headEnd/>
                      <a:tailEnd/>
                    </a:ln>
                  </pic:spPr>
                </pic:pic>
              </a:graphicData>
            </a:graphic>
          </wp:inline>
        </w:drawing>
      </w:r>
    </w:p>
    <w:p w14:paraId="3474CD19" w14:textId="77777777" w:rsidR="003B7BB3" w:rsidRDefault="003B7BB3" w:rsidP="003B7BB3">
      <w:pPr>
        <w:rPr>
          <w:noProof/>
          <w:sz w:val="28"/>
          <w:szCs w:val="28"/>
        </w:rPr>
      </w:pPr>
      <w:r>
        <w:rPr>
          <w:noProof/>
          <w:sz w:val="28"/>
          <w:szCs w:val="28"/>
        </w:rPr>
        <w:t>(Fig 19)</w:t>
      </w:r>
    </w:p>
    <w:p w14:paraId="7FED0EFF" w14:textId="77777777" w:rsidR="003B7BB3" w:rsidRDefault="00626DA3" w:rsidP="003B7BB3">
      <w:pPr>
        <w:rPr>
          <w:sz w:val="28"/>
          <w:szCs w:val="28"/>
        </w:rPr>
      </w:pPr>
      <w:r>
        <w:rPr>
          <w:noProof/>
          <w:sz w:val="28"/>
          <w:szCs w:val="28"/>
        </w:rPr>
        <w:lastRenderedPageBreak/>
        <mc:AlternateContent>
          <mc:Choice Requires="wps">
            <w:drawing>
              <wp:anchor distT="0" distB="0" distL="114300" distR="114300" simplePos="0" relativeHeight="251697152" behindDoc="0" locked="0" layoutInCell="1" allowOverlap="1" wp14:anchorId="639B5619" wp14:editId="5942F005">
                <wp:simplePos x="0" y="0"/>
                <wp:positionH relativeFrom="column">
                  <wp:posOffset>3832860</wp:posOffset>
                </wp:positionH>
                <wp:positionV relativeFrom="paragraph">
                  <wp:posOffset>546100</wp:posOffset>
                </wp:positionV>
                <wp:extent cx="1706880" cy="1242060"/>
                <wp:effectExtent l="13335" t="10160" r="13335" b="5080"/>
                <wp:wrapNone/>
                <wp:docPr id="3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1242060"/>
                        </a:xfrm>
                        <a:prstGeom prst="rect">
                          <a:avLst/>
                        </a:prstGeom>
                        <a:solidFill>
                          <a:srgbClr val="FFFFFF"/>
                        </a:solidFill>
                        <a:ln w="9525">
                          <a:solidFill>
                            <a:srgbClr val="000000"/>
                          </a:solidFill>
                          <a:miter lim="800000"/>
                          <a:headEnd/>
                          <a:tailEnd/>
                        </a:ln>
                      </wps:spPr>
                      <wps:txbx>
                        <w:txbxContent>
                          <w:p w14:paraId="7E6A628B" w14:textId="77777777" w:rsidR="003B7BB3" w:rsidRDefault="003B7BB3" w:rsidP="003B7BB3">
                            <w:r>
                              <w:t>TOP CUT PORTION OF BOLT BEING HAMMERED TO FLATTEN THE CUT PORTION AND PREVENT NUT FOM COMING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B5619" id="Text Box 38" o:spid="_x0000_s1050" type="#_x0000_t202" style="position:absolute;margin-left:301.8pt;margin-top:43pt;width:134.4pt;height:9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">
                <v:textbox>
                  <w:txbxContent>
                    <w:p w14:paraId="7E6A628B" w14:textId="77777777" w:rsidR="003B7BB3" w:rsidRDefault="003B7BB3" w:rsidP="003B7BB3">
                      <w:r>
                        <w:t>TOP CUT PORTION OF BOLT BEING HAMMERED TO FLATTEN THE CUT PORTION AND PREVENT NUT FOM COMING OUT</w:t>
                      </w:r>
                    </w:p>
                  </w:txbxContent>
                </v:textbox>
              </v:shape>
            </w:pict>
          </mc:Fallback>
        </mc:AlternateContent>
      </w:r>
      <w:r w:rsidR="003B7BB3">
        <w:rPr>
          <w:noProof/>
          <w:sz w:val="28"/>
          <w:szCs w:val="28"/>
        </w:rPr>
        <w:drawing>
          <wp:inline distT="0" distB="0" distL="0" distR="0" wp14:anchorId="77FEE214" wp14:editId="0834198C">
            <wp:extent cx="3742690" cy="2434590"/>
            <wp:effectExtent l="19050" t="0" r="0" b="0"/>
            <wp:docPr id="21" name="Picture 47" descr="G:\DCIM\101MSDCF\DSC0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DCIM\101MSDCF\DSC07329.JPG"/>
                    <pic:cNvPicPr>
                      <a:picLocks noChangeAspect="1" noChangeArrowheads="1"/>
                    </pic:cNvPicPr>
                  </pic:nvPicPr>
                  <pic:blipFill>
                    <a:blip r:embed="rId27" cstate="print"/>
                    <a:srcRect/>
                    <a:stretch>
                      <a:fillRect/>
                    </a:stretch>
                  </pic:blipFill>
                  <pic:spPr bwMode="auto">
                    <a:xfrm>
                      <a:off x="0" y="0"/>
                      <a:ext cx="3742690" cy="2434590"/>
                    </a:xfrm>
                    <a:prstGeom prst="rect">
                      <a:avLst/>
                    </a:prstGeom>
                    <a:noFill/>
                    <a:ln w="9525">
                      <a:noFill/>
                      <a:miter lim="800000"/>
                      <a:headEnd/>
                      <a:tailEnd/>
                    </a:ln>
                  </pic:spPr>
                </pic:pic>
              </a:graphicData>
            </a:graphic>
          </wp:inline>
        </w:drawing>
      </w:r>
    </w:p>
    <w:p w14:paraId="44654173" w14:textId="77777777" w:rsidR="003B7BB3" w:rsidRDefault="003B7BB3" w:rsidP="003B7BB3">
      <w:pPr>
        <w:rPr>
          <w:sz w:val="24"/>
        </w:rPr>
      </w:pPr>
    </w:p>
    <w:p w14:paraId="7B8CB982" w14:textId="77777777" w:rsidR="003B7BB3" w:rsidRDefault="003B7BB3" w:rsidP="003B7BB3">
      <w:pPr>
        <w:rPr>
          <w:sz w:val="24"/>
        </w:rPr>
      </w:pPr>
      <w:r>
        <w:rPr>
          <w:sz w:val="24"/>
        </w:rPr>
        <w:t>(Fig 20)</w:t>
      </w:r>
    </w:p>
    <w:p w14:paraId="60B59D2C" w14:textId="77777777" w:rsidR="003B7BB3" w:rsidRDefault="003B7BB3" w:rsidP="003B7BB3">
      <w:pPr>
        <w:rPr>
          <w:sz w:val="24"/>
        </w:rPr>
      </w:pPr>
    </w:p>
    <w:p w14:paraId="325B7F05" w14:textId="77777777" w:rsidR="003B7BB3" w:rsidRDefault="00626DA3" w:rsidP="003B7BB3">
      <w:pPr>
        <w:rPr>
          <w:sz w:val="28"/>
          <w:szCs w:val="28"/>
        </w:rPr>
      </w:pPr>
      <w:r>
        <w:rPr>
          <w:noProof/>
          <w:sz w:val="28"/>
          <w:szCs w:val="28"/>
        </w:rPr>
        <mc:AlternateContent>
          <mc:Choice Requires="wps">
            <w:drawing>
              <wp:anchor distT="0" distB="0" distL="114300" distR="114300" simplePos="0" relativeHeight="251698176" behindDoc="0" locked="0" layoutInCell="1" allowOverlap="1" wp14:anchorId="51C4C223" wp14:editId="04588DFD">
                <wp:simplePos x="0" y="0"/>
                <wp:positionH relativeFrom="column">
                  <wp:posOffset>3886200</wp:posOffset>
                </wp:positionH>
                <wp:positionV relativeFrom="paragraph">
                  <wp:posOffset>891540</wp:posOffset>
                </wp:positionV>
                <wp:extent cx="1653540" cy="1516380"/>
                <wp:effectExtent l="9525" t="10795" r="13335" b="6350"/>
                <wp:wrapNone/>
                <wp:docPr id="3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516380"/>
                        </a:xfrm>
                        <a:prstGeom prst="rect">
                          <a:avLst/>
                        </a:prstGeom>
                        <a:solidFill>
                          <a:srgbClr val="FFFFFF"/>
                        </a:solidFill>
                        <a:ln w="9525">
                          <a:solidFill>
                            <a:srgbClr val="000000"/>
                          </a:solidFill>
                          <a:miter lim="800000"/>
                          <a:headEnd/>
                          <a:tailEnd/>
                        </a:ln>
                      </wps:spPr>
                      <wps:txbx>
                        <w:txbxContent>
                          <w:p w14:paraId="65C7D1E8" w14:textId="77777777" w:rsidR="003B7BB3" w:rsidRDefault="003B7BB3" w:rsidP="003B7BB3">
                            <w:r>
                              <w:t>BELT IS CUT ON SIDE AS SEEN IN PHOTO TO AVOID ENTANGLEMNT OF BELT IN CONVEYOR STRUCTURE WHILE IN OPERATION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4C223" id="Text Box 39" o:spid="_x0000_s1051" type="#_x0000_t202" style="position:absolute;margin-left:306pt;margin-top:70.2pt;width:130.2pt;height:11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">
                <v:textbox>
                  <w:txbxContent>
                    <w:p w14:paraId="65C7D1E8" w14:textId="77777777" w:rsidR="003B7BB3" w:rsidRDefault="003B7BB3" w:rsidP="003B7BB3">
                      <w:r>
                        <w:t>BELT IS CUT ON SIDE AS SEEN IN PHOTO TO AVOID ENTANGLEMNT OF BELT IN CONVEYOR STRUCTURE WHILE IN OPERATION</w:t>
                      </w:r>
                    </w:p>
                  </w:txbxContent>
                </v:textbox>
              </v:shape>
            </w:pict>
          </mc:Fallback>
        </mc:AlternateContent>
      </w:r>
      <w:r w:rsidR="003B7BB3">
        <w:rPr>
          <w:noProof/>
          <w:sz w:val="28"/>
          <w:szCs w:val="28"/>
        </w:rPr>
        <w:drawing>
          <wp:inline distT="0" distB="0" distL="0" distR="0" wp14:anchorId="544BCB25" wp14:editId="7ABD3908">
            <wp:extent cx="3838575" cy="2647315"/>
            <wp:effectExtent l="19050" t="0" r="9525" b="0"/>
            <wp:docPr id="22" name="Picture 48" descr="G:\DCIM\101MSDCF\DSC07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DCIM\101MSDCF\DSC07334.JPG"/>
                    <pic:cNvPicPr>
                      <a:picLocks noChangeAspect="1" noChangeArrowheads="1"/>
                    </pic:cNvPicPr>
                  </pic:nvPicPr>
                  <pic:blipFill>
                    <a:blip r:embed="rId28" cstate="print"/>
                    <a:srcRect/>
                    <a:stretch>
                      <a:fillRect/>
                    </a:stretch>
                  </pic:blipFill>
                  <pic:spPr bwMode="auto">
                    <a:xfrm>
                      <a:off x="0" y="0"/>
                      <a:ext cx="3838575" cy="2647315"/>
                    </a:xfrm>
                    <a:prstGeom prst="rect">
                      <a:avLst/>
                    </a:prstGeom>
                    <a:noFill/>
                    <a:ln w="9525">
                      <a:noFill/>
                      <a:miter lim="800000"/>
                      <a:headEnd/>
                      <a:tailEnd/>
                    </a:ln>
                  </pic:spPr>
                </pic:pic>
              </a:graphicData>
            </a:graphic>
          </wp:inline>
        </w:drawing>
      </w:r>
    </w:p>
    <w:p w14:paraId="7B24BB14" w14:textId="77777777" w:rsidR="003B7BB3" w:rsidRDefault="003B7BB3" w:rsidP="003B7BB3">
      <w:pPr>
        <w:rPr>
          <w:sz w:val="28"/>
          <w:szCs w:val="28"/>
        </w:rPr>
      </w:pPr>
      <w:r>
        <w:rPr>
          <w:sz w:val="28"/>
          <w:szCs w:val="28"/>
        </w:rPr>
        <w:t>(Fig 21)</w:t>
      </w:r>
    </w:p>
    <w:p w14:paraId="4B29ED6B" w14:textId="77777777" w:rsidR="003B7BB3" w:rsidRDefault="00626DA3" w:rsidP="003B7BB3">
      <w:r>
        <w:rPr>
          <w:noProof/>
          <w:sz w:val="28"/>
          <w:szCs w:val="28"/>
        </w:rPr>
        <mc:AlternateContent>
          <mc:Choice Requires="wps">
            <w:drawing>
              <wp:anchor distT="0" distB="0" distL="114300" distR="114300" simplePos="0" relativeHeight="251699200" behindDoc="0" locked="0" layoutInCell="1" allowOverlap="1" wp14:anchorId="4841EC01" wp14:editId="2407C532">
                <wp:simplePos x="0" y="0"/>
                <wp:positionH relativeFrom="column">
                  <wp:posOffset>4130040</wp:posOffset>
                </wp:positionH>
                <wp:positionV relativeFrom="paragraph">
                  <wp:posOffset>-25400</wp:posOffset>
                </wp:positionV>
                <wp:extent cx="1409700" cy="922020"/>
                <wp:effectExtent l="5715" t="12065" r="13335" b="8890"/>
                <wp:wrapNone/>
                <wp:docPr id="3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922020"/>
                        </a:xfrm>
                        <a:prstGeom prst="rect">
                          <a:avLst/>
                        </a:prstGeom>
                        <a:solidFill>
                          <a:srgbClr val="FFFFFF"/>
                        </a:solidFill>
                        <a:ln w="9525">
                          <a:solidFill>
                            <a:srgbClr val="000000"/>
                          </a:solidFill>
                          <a:miter lim="800000"/>
                          <a:headEnd/>
                          <a:tailEnd/>
                        </a:ln>
                      </wps:spPr>
                      <wps:txbx>
                        <w:txbxContent>
                          <w:p w14:paraId="6B3E5337" w14:textId="77777777" w:rsidR="003B7BB3" w:rsidRDefault="003B7BB3" w:rsidP="003B7BB3">
                            <w:r>
                              <w:t>1. BOTTOM PLATE</w:t>
                            </w:r>
                          </w:p>
                          <w:p w14:paraId="510B5AEB" w14:textId="77777777" w:rsidR="003B7BB3" w:rsidRDefault="003B7BB3" w:rsidP="003B7BB3"/>
                          <w:p w14:paraId="3BABBF9D" w14:textId="77777777" w:rsidR="003B7BB3" w:rsidRDefault="003B7BB3" w:rsidP="003B7BB3">
                            <w:r>
                              <w:t>2. RETAINER PLATE</w:t>
                            </w:r>
                          </w:p>
                          <w:p w14:paraId="46E2C67F" w14:textId="77777777" w:rsidR="003B7BB3" w:rsidRDefault="003B7BB3" w:rsidP="003B7BB3"/>
                          <w:p w14:paraId="04E5D586" w14:textId="77777777" w:rsidR="003B7BB3" w:rsidRDefault="003B7BB3" w:rsidP="003B7BB3">
                            <w:r>
                              <w:t>3. TOP PLATE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1EC01" id="Text Box 40" o:spid="_x0000_s1052" type="#_x0000_t202" style="position:absolute;margin-left:325.2pt;margin-top:-2pt;width:111pt;height:7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">
                <v:textbox>
                  <w:txbxContent>
                    <w:p w14:paraId="6B3E5337" w14:textId="77777777" w:rsidR="003B7BB3" w:rsidRDefault="003B7BB3" w:rsidP="003B7BB3">
                      <w:r>
                        <w:t>1. BOTTOM PLATE</w:t>
                      </w:r>
                    </w:p>
                    <w:p w14:paraId="510B5AEB" w14:textId="77777777" w:rsidR="003B7BB3" w:rsidRDefault="003B7BB3" w:rsidP="003B7BB3"/>
                    <w:p w14:paraId="3BABBF9D" w14:textId="77777777" w:rsidR="003B7BB3" w:rsidRDefault="003B7BB3" w:rsidP="003B7BB3">
                      <w:r>
                        <w:t>2. RETAINER PLATE</w:t>
                      </w:r>
                    </w:p>
                    <w:p w14:paraId="46E2C67F" w14:textId="77777777" w:rsidR="003B7BB3" w:rsidRDefault="003B7BB3" w:rsidP="003B7BB3"/>
                    <w:p w14:paraId="04E5D586" w14:textId="77777777" w:rsidR="003B7BB3" w:rsidRDefault="003B7BB3" w:rsidP="003B7BB3">
                      <w:r>
                        <w:t>3. TOP PLATE</w:t>
                      </w:r>
                    </w:p>
                  </w:txbxContent>
                </v:textbox>
              </v:shape>
            </w:pict>
          </mc:Fallback>
        </mc:AlternateContent>
      </w:r>
      <w:r>
        <w:rPr>
          <w:noProof/>
          <w:sz w:val="28"/>
          <w:szCs w:val="28"/>
        </w:rPr>
        <mc:AlternateContent>
          <mc:Choice Requires="wps">
            <w:drawing>
              <wp:anchor distT="0" distB="0" distL="114300" distR="114300" simplePos="0" relativeHeight="251702272" behindDoc="0" locked="0" layoutInCell="1" allowOverlap="1" wp14:anchorId="5924D90B" wp14:editId="75A75894">
                <wp:simplePos x="0" y="0"/>
                <wp:positionH relativeFrom="column">
                  <wp:posOffset>2796540</wp:posOffset>
                </wp:positionH>
                <wp:positionV relativeFrom="paragraph">
                  <wp:posOffset>759460</wp:posOffset>
                </wp:positionV>
                <wp:extent cx="1287780" cy="434340"/>
                <wp:effectExtent l="34290" t="6350" r="11430" b="54610"/>
                <wp:wrapNone/>
                <wp:docPr id="32"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7780" cy="434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4AB11" id="AutoShape 43" o:spid="_x0000_s1026" type="#_x0000_t32" style="position:absolute;margin-left:220.2pt;margin-top:59.8pt;width:101.4pt;height:34.2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">
                <v:stroke endarrow="block"/>
              </v:shape>
            </w:pict>
          </mc:Fallback>
        </mc:AlternateContent>
      </w:r>
      <w:r>
        <w:rPr>
          <w:noProof/>
          <w:sz w:val="28"/>
          <w:szCs w:val="28"/>
        </w:rPr>
        <mc:AlternateContent>
          <mc:Choice Requires="wps">
            <w:drawing>
              <wp:anchor distT="0" distB="0" distL="114300" distR="114300" simplePos="0" relativeHeight="251701248" behindDoc="0" locked="0" layoutInCell="1" allowOverlap="1" wp14:anchorId="2FFE20F3" wp14:editId="4342D56E">
                <wp:simplePos x="0" y="0"/>
                <wp:positionH relativeFrom="column">
                  <wp:posOffset>1600200</wp:posOffset>
                </wp:positionH>
                <wp:positionV relativeFrom="paragraph">
                  <wp:posOffset>469900</wp:posOffset>
                </wp:positionV>
                <wp:extent cx="2484120" cy="769620"/>
                <wp:effectExtent l="28575" t="12065" r="11430" b="56515"/>
                <wp:wrapNone/>
                <wp:docPr id="31"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84120" cy="769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059A26" id="AutoShape 42" o:spid="_x0000_s1026" type="#_x0000_t32" style="position:absolute;margin-left:126pt;margin-top:37pt;width:195.6pt;height:60.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">
                <v:stroke endarrow="block"/>
              </v:shape>
            </w:pict>
          </mc:Fallback>
        </mc:AlternateContent>
      </w:r>
      <w:r>
        <w:rPr>
          <w:noProof/>
          <w:color w:val="FF0000"/>
          <w:sz w:val="28"/>
          <w:szCs w:val="28"/>
        </w:rPr>
        <mc:AlternateContent>
          <mc:Choice Requires="wps">
            <w:drawing>
              <wp:anchor distT="0" distB="0" distL="114300" distR="114300" simplePos="0" relativeHeight="251700224" behindDoc="0" locked="0" layoutInCell="1" allowOverlap="1" wp14:anchorId="7602BDEA" wp14:editId="623CBBDB">
                <wp:simplePos x="0" y="0"/>
                <wp:positionH relativeFrom="column">
                  <wp:posOffset>891540</wp:posOffset>
                </wp:positionH>
                <wp:positionV relativeFrom="paragraph">
                  <wp:posOffset>134620</wp:posOffset>
                </wp:positionV>
                <wp:extent cx="3192780" cy="906780"/>
                <wp:effectExtent l="34290" t="10160" r="11430" b="54610"/>
                <wp:wrapNone/>
                <wp:docPr id="30"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92780" cy="906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AABB4" id="AutoShape 41" o:spid="_x0000_s1026" type="#_x0000_t32" style="position:absolute;margin-left:70.2pt;margin-top:10.6pt;width:251.4pt;height:71.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">
                <v:stroke endarrow="block"/>
              </v:shape>
            </w:pict>
          </mc:Fallback>
        </mc:AlternateContent>
      </w:r>
      <w:r w:rsidR="003B7BB3">
        <w:rPr>
          <w:sz w:val="24"/>
        </w:rPr>
        <w:t>(Fig 22)</w:t>
      </w:r>
    </w:p>
    <w:p w14:paraId="22860527" w14:textId="77777777" w:rsidR="003B7BB3" w:rsidRDefault="003B7BB3" w:rsidP="003B7BB3">
      <w:pPr>
        <w:pStyle w:val="Heading1"/>
      </w:pPr>
      <w:r>
        <w:lastRenderedPageBreak/>
        <w:t>Activity No 4</w:t>
      </w:r>
      <w:r>
        <w:tab/>
        <w:t>: Changing of conveyor belt drum</w:t>
      </w:r>
    </w:p>
    <w:p w14:paraId="0A80767F" w14:textId="77777777" w:rsidR="003B7BB3" w:rsidRDefault="003B7BB3" w:rsidP="003B7BB3"/>
    <w:p w14:paraId="7D4EAAFE" w14:textId="77777777" w:rsidR="003B7BB3" w:rsidRDefault="003B7BB3" w:rsidP="003B7BB3">
      <w:pPr>
        <w:numPr>
          <w:ilvl w:val="0"/>
          <w:numId w:val="10"/>
        </w:numPr>
        <w:rPr>
          <w:sz w:val="24"/>
        </w:rPr>
      </w:pPr>
      <w:r>
        <w:rPr>
          <w:sz w:val="24"/>
        </w:rPr>
        <w:t>Take clearance from Production dept.</w:t>
      </w:r>
    </w:p>
    <w:p w14:paraId="4E02CFB4" w14:textId="77777777" w:rsidR="003B7BB3" w:rsidRDefault="003B7BB3" w:rsidP="003B7BB3">
      <w:pPr>
        <w:numPr>
          <w:ilvl w:val="0"/>
          <w:numId w:val="10"/>
        </w:numPr>
        <w:rPr>
          <w:sz w:val="24"/>
        </w:rPr>
      </w:pPr>
      <w:r>
        <w:rPr>
          <w:sz w:val="24"/>
        </w:rPr>
        <w:t>Take electrical shutdown.</w:t>
      </w:r>
    </w:p>
    <w:p w14:paraId="5CE708ED" w14:textId="77777777" w:rsidR="003B7BB3" w:rsidRDefault="003B7BB3" w:rsidP="003B7BB3">
      <w:pPr>
        <w:numPr>
          <w:ilvl w:val="0"/>
          <w:numId w:val="10"/>
        </w:numPr>
        <w:rPr>
          <w:sz w:val="24"/>
        </w:rPr>
      </w:pPr>
      <w:r>
        <w:rPr>
          <w:sz w:val="24"/>
        </w:rPr>
        <w:t xml:space="preserve">Remove the required number of carrying rollers and brackets to clamp the belt. </w:t>
      </w:r>
    </w:p>
    <w:p w14:paraId="264E5274" w14:textId="77777777" w:rsidR="003B7BB3" w:rsidRDefault="003B7BB3" w:rsidP="003B7BB3">
      <w:pPr>
        <w:numPr>
          <w:ilvl w:val="0"/>
          <w:numId w:val="10"/>
        </w:numPr>
        <w:rPr>
          <w:sz w:val="24"/>
        </w:rPr>
      </w:pPr>
      <w:r>
        <w:rPr>
          <w:sz w:val="24"/>
        </w:rPr>
        <w:t>If the belt is having Gravity Take Up (GTU), take load of the GTU using 3T chain block.</w:t>
      </w:r>
    </w:p>
    <w:p w14:paraId="25BDE444" w14:textId="77777777" w:rsidR="003B7BB3" w:rsidRDefault="003B7BB3" w:rsidP="003B7BB3">
      <w:pPr>
        <w:numPr>
          <w:ilvl w:val="0"/>
          <w:numId w:val="10"/>
        </w:numPr>
        <w:rPr>
          <w:sz w:val="24"/>
        </w:rPr>
      </w:pPr>
      <w:r>
        <w:rPr>
          <w:sz w:val="24"/>
        </w:rPr>
        <w:t>Loosen screw take up to minimum.</w:t>
      </w:r>
    </w:p>
    <w:p w14:paraId="00EABA0E" w14:textId="77777777" w:rsidR="003B7BB3" w:rsidRDefault="003B7BB3" w:rsidP="003B7BB3">
      <w:pPr>
        <w:numPr>
          <w:ilvl w:val="0"/>
          <w:numId w:val="10"/>
        </w:numPr>
        <w:rPr>
          <w:sz w:val="24"/>
        </w:rPr>
      </w:pPr>
      <w:r>
        <w:rPr>
          <w:sz w:val="24"/>
        </w:rPr>
        <w:t>Put 2 clamps each on carrying and return side of belt on either side of the drum to be changed.</w:t>
      </w:r>
    </w:p>
    <w:p w14:paraId="47F06B26" w14:textId="77777777" w:rsidR="003B7BB3" w:rsidRDefault="003B7BB3" w:rsidP="003B7BB3">
      <w:pPr>
        <w:numPr>
          <w:ilvl w:val="0"/>
          <w:numId w:val="10"/>
        </w:numPr>
        <w:rPr>
          <w:sz w:val="24"/>
        </w:rPr>
      </w:pPr>
      <w:r>
        <w:rPr>
          <w:sz w:val="24"/>
        </w:rPr>
        <w:t>Put sling on shaft on either side of the drum.</w:t>
      </w:r>
    </w:p>
    <w:p w14:paraId="6D4B7642" w14:textId="77777777" w:rsidR="003B7BB3" w:rsidRDefault="003B7BB3" w:rsidP="003B7BB3">
      <w:pPr>
        <w:numPr>
          <w:ilvl w:val="0"/>
          <w:numId w:val="10"/>
        </w:numPr>
        <w:rPr>
          <w:sz w:val="24"/>
        </w:rPr>
      </w:pPr>
      <w:r>
        <w:rPr>
          <w:sz w:val="24"/>
        </w:rPr>
        <w:t xml:space="preserve">Remove top half of </w:t>
      </w:r>
      <w:proofErr w:type="spellStart"/>
      <w:r>
        <w:rPr>
          <w:sz w:val="24"/>
        </w:rPr>
        <w:t>plummer</w:t>
      </w:r>
      <w:proofErr w:type="spellEnd"/>
      <w:r>
        <w:rPr>
          <w:sz w:val="24"/>
        </w:rPr>
        <w:t xml:space="preserve"> block and lift the drum using chain block or hydra, whichever is convenient.</w:t>
      </w:r>
    </w:p>
    <w:p w14:paraId="0304A509" w14:textId="77777777" w:rsidR="003B7BB3" w:rsidRDefault="003B7BB3" w:rsidP="003B7BB3">
      <w:pPr>
        <w:numPr>
          <w:ilvl w:val="0"/>
          <w:numId w:val="10"/>
        </w:numPr>
        <w:rPr>
          <w:sz w:val="24"/>
        </w:rPr>
      </w:pPr>
      <w:r>
        <w:rPr>
          <w:sz w:val="24"/>
        </w:rPr>
        <w:t xml:space="preserve">Place the new drum in position and fix the </w:t>
      </w:r>
      <w:proofErr w:type="spellStart"/>
      <w:r>
        <w:rPr>
          <w:sz w:val="24"/>
        </w:rPr>
        <w:t>plummer</w:t>
      </w:r>
      <w:proofErr w:type="spellEnd"/>
      <w:r>
        <w:rPr>
          <w:sz w:val="24"/>
        </w:rPr>
        <w:t xml:space="preserve"> block halves.</w:t>
      </w:r>
    </w:p>
    <w:p w14:paraId="643C02D7" w14:textId="77777777" w:rsidR="003B7BB3" w:rsidRDefault="003B7BB3" w:rsidP="003B7BB3">
      <w:pPr>
        <w:numPr>
          <w:ilvl w:val="0"/>
          <w:numId w:val="10"/>
        </w:numPr>
        <w:rPr>
          <w:sz w:val="24"/>
        </w:rPr>
      </w:pPr>
      <w:r>
        <w:rPr>
          <w:sz w:val="24"/>
        </w:rPr>
        <w:t>Remove all clamps from belt. Put back all the removed brackets and rollers. Also release load on chain block from GTU.</w:t>
      </w:r>
    </w:p>
    <w:p w14:paraId="6D45D144" w14:textId="77777777" w:rsidR="003B7BB3" w:rsidRDefault="003B7BB3" w:rsidP="003B7BB3">
      <w:pPr>
        <w:numPr>
          <w:ilvl w:val="0"/>
          <w:numId w:val="10"/>
        </w:numPr>
        <w:rPr>
          <w:sz w:val="24"/>
        </w:rPr>
      </w:pPr>
      <w:r>
        <w:rPr>
          <w:sz w:val="24"/>
        </w:rPr>
        <w:t xml:space="preserve">Clear shutdown and start the belt in manual mode of operation to take trials. </w:t>
      </w:r>
    </w:p>
    <w:p w14:paraId="2A7A0269" w14:textId="77777777" w:rsidR="003B7BB3" w:rsidRDefault="003B7BB3" w:rsidP="003B7BB3">
      <w:pPr>
        <w:numPr>
          <w:ilvl w:val="0"/>
          <w:numId w:val="10"/>
        </w:numPr>
        <w:rPr>
          <w:sz w:val="24"/>
        </w:rPr>
      </w:pPr>
      <w:r>
        <w:rPr>
          <w:sz w:val="24"/>
        </w:rPr>
        <w:t xml:space="preserve">Hand over the belt to Production </w:t>
      </w:r>
      <w:proofErr w:type="gramStart"/>
      <w:r>
        <w:rPr>
          <w:sz w:val="24"/>
        </w:rPr>
        <w:t>dept..</w:t>
      </w:r>
      <w:proofErr w:type="gramEnd"/>
    </w:p>
    <w:p w14:paraId="25BB2E6B" w14:textId="77777777" w:rsidR="003B7BB3" w:rsidRDefault="003B7BB3" w:rsidP="003B7BB3"/>
    <w:p w14:paraId="18F08229" w14:textId="77777777" w:rsidR="003B7BB3" w:rsidRDefault="003B7BB3" w:rsidP="003B7BB3">
      <w:pPr>
        <w:pStyle w:val="Heading1"/>
      </w:pPr>
      <w:r>
        <w:t>Activity No 5</w:t>
      </w:r>
      <w:r>
        <w:tab/>
        <w:t>: Changing of gear box</w:t>
      </w:r>
    </w:p>
    <w:p w14:paraId="5DBE16B7" w14:textId="77777777" w:rsidR="003B7BB3" w:rsidRDefault="003B7BB3" w:rsidP="003B7BB3"/>
    <w:p w14:paraId="607A50AE" w14:textId="77777777" w:rsidR="003B7BB3" w:rsidRDefault="003B7BB3" w:rsidP="003B7BB3">
      <w:pPr>
        <w:numPr>
          <w:ilvl w:val="0"/>
          <w:numId w:val="11"/>
        </w:numPr>
        <w:rPr>
          <w:sz w:val="24"/>
        </w:rPr>
      </w:pPr>
      <w:r>
        <w:rPr>
          <w:sz w:val="24"/>
        </w:rPr>
        <w:t xml:space="preserve">Take clearance from Production dept. </w:t>
      </w:r>
    </w:p>
    <w:p w14:paraId="4F761A1F" w14:textId="77777777" w:rsidR="003B7BB3" w:rsidRDefault="003B7BB3" w:rsidP="003B7BB3">
      <w:pPr>
        <w:numPr>
          <w:ilvl w:val="0"/>
          <w:numId w:val="11"/>
        </w:numPr>
        <w:rPr>
          <w:sz w:val="24"/>
        </w:rPr>
      </w:pPr>
      <w:r>
        <w:rPr>
          <w:sz w:val="24"/>
        </w:rPr>
        <w:t>Take electrical shutdown.</w:t>
      </w:r>
    </w:p>
    <w:p w14:paraId="00D4FB38" w14:textId="77777777" w:rsidR="003B7BB3" w:rsidRDefault="003B7BB3" w:rsidP="003B7BB3">
      <w:pPr>
        <w:numPr>
          <w:ilvl w:val="0"/>
          <w:numId w:val="11"/>
        </w:numPr>
        <w:rPr>
          <w:sz w:val="24"/>
        </w:rPr>
      </w:pPr>
      <w:r>
        <w:rPr>
          <w:sz w:val="24"/>
        </w:rPr>
        <w:t>Decouple input and output side coupling.</w:t>
      </w:r>
    </w:p>
    <w:p w14:paraId="05B652A9" w14:textId="77777777" w:rsidR="003B7BB3" w:rsidRDefault="003B7BB3" w:rsidP="003B7BB3">
      <w:pPr>
        <w:numPr>
          <w:ilvl w:val="0"/>
          <w:numId w:val="11"/>
        </w:numPr>
        <w:rPr>
          <w:sz w:val="24"/>
        </w:rPr>
      </w:pPr>
      <w:r>
        <w:rPr>
          <w:sz w:val="24"/>
        </w:rPr>
        <w:t xml:space="preserve"> Sling the gearbox through the holes provided on the topside.</w:t>
      </w:r>
    </w:p>
    <w:p w14:paraId="3E8DE387" w14:textId="77777777" w:rsidR="003B7BB3" w:rsidRDefault="003B7BB3" w:rsidP="003B7BB3">
      <w:pPr>
        <w:numPr>
          <w:ilvl w:val="0"/>
          <w:numId w:val="11"/>
        </w:numPr>
        <w:rPr>
          <w:sz w:val="24"/>
        </w:rPr>
      </w:pPr>
      <w:r>
        <w:rPr>
          <w:sz w:val="24"/>
        </w:rPr>
        <w:t>Lift, using hydra or chain block, whichever is convenient.</w:t>
      </w:r>
    </w:p>
    <w:p w14:paraId="645E97FA" w14:textId="77777777" w:rsidR="003B7BB3" w:rsidRDefault="003B7BB3" w:rsidP="003B7BB3">
      <w:pPr>
        <w:numPr>
          <w:ilvl w:val="0"/>
          <w:numId w:val="11"/>
        </w:numPr>
        <w:rPr>
          <w:sz w:val="24"/>
        </w:rPr>
      </w:pPr>
      <w:r>
        <w:rPr>
          <w:sz w:val="24"/>
        </w:rPr>
        <w:t xml:space="preserve">Place the overhauled gearbox in position and align </w:t>
      </w:r>
      <w:proofErr w:type="gramStart"/>
      <w:r>
        <w:rPr>
          <w:sz w:val="24"/>
        </w:rPr>
        <w:t>it..</w:t>
      </w:r>
      <w:proofErr w:type="gramEnd"/>
    </w:p>
    <w:p w14:paraId="1BF93BEC" w14:textId="77777777" w:rsidR="003B7BB3" w:rsidRDefault="003B7BB3" w:rsidP="003B7BB3">
      <w:pPr>
        <w:numPr>
          <w:ilvl w:val="0"/>
          <w:numId w:val="11"/>
        </w:numPr>
        <w:rPr>
          <w:sz w:val="24"/>
        </w:rPr>
      </w:pPr>
      <w:r>
        <w:rPr>
          <w:sz w:val="24"/>
        </w:rPr>
        <w:t>Couple input and output side coupling.</w:t>
      </w:r>
    </w:p>
    <w:p w14:paraId="437C8801" w14:textId="77777777" w:rsidR="003B7BB3" w:rsidRDefault="003B7BB3" w:rsidP="003B7BB3">
      <w:pPr>
        <w:numPr>
          <w:ilvl w:val="0"/>
          <w:numId w:val="11"/>
        </w:numPr>
        <w:rPr>
          <w:sz w:val="24"/>
        </w:rPr>
      </w:pPr>
      <w:r>
        <w:rPr>
          <w:sz w:val="24"/>
        </w:rPr>
        <w:t xml:space="preserve">Clear electrical shutdown and start the belt in manual mode to take trials. </w:t>
      </w:r>
    </w:p>
    <w:p w14:paraId="1B7A5BD7" w14:textId="77777777" w:rsidR="003B7BB3" w:rsidRDefault="003B7BB3" w:rsidP="003B7BB3">
      <w:pPr>
        <w:numPr>
          <w:ilvl w:val="0"/>
          <w:numId w:val="11"/>
        </w:numPr>
        <w:rPr>
          <w:sz w:val="24"/>
        </w:rPr>
      </w:pPr>
      <w:r>
        <w:rPr>
          <w:sz w:val="24"/>
        </w:rPr>
        <w:t>Hand over the equipment to Production dept.</w:t>
      </w:r>
    </w:p>
    <w:p w14:paraId="402219E7" w14:textId="77777777" w:rsidR="003B7BB3" w:rsidRDefault="003B7BB3" w:rsidP="003B7BB3"/>
    <w:p w14:paraId="774881BD" w14:textId="77777777" w:rsidR="003B7BB3" w:rsidRDefault="003B7BB3" w:rsidP="003B7BB3">
      <w:pPr>
        <w:pStyle w:val="Heading1"/>
      </w:pPr>
      <w:r>
        <w:t>Activity No 6</w:t>
      </w:r>
      <w:r>
        <w:tab/>
        <w:t>: Changing of motor</w:t>
      </w:r>
    </w:p>
    <w:p w14:paraId="33A63329" w14:textId="77777777" w:rsidR="003B7BB3" w:rsidRDefault="003B7BB3" w:rsidP="003B7BB3"/>
    <w:p w14:paraId="0A057D58" w14:textId="77777777" w:rsidR="003B7BB3" w:rsidRDefault="003B7BB3" w:rsidP="003B7BB3">
      <w:pPr>
        <w:numPr>
          <w:ilvl w:val="0"/>
          <w:numId w:val="12"/>
        </w:numPr>
        <w:rPr>
          <w:sz w:val="24"/>
        </w:rPr>
      </w:pPr>
      <w:r>
        <w:rPr>
          <w:sz w:val="24"/>
        </w:rPr>
        <w:t xml:space="preserve">Take clearance from Production dept. </w:t>
      </w:r>
    </w:p>
    <w:p w14:paraId="0FA65D75" w14:textId="77777777" w:rsidR="003B7BB3" w:rsidRDefault="003B7BB3" w:rsidP="003B7BB3">
      <w:pPr>
        <w:numPr>
          <w:ilvl w:val="0"/>
          <w:numId w:val="12"/>
        </w:numPr>
        <w:rPr>
          <w:sz w:val="24"/>
        </w:rPr>
      </w:pPr>
      <w:r>
        <w:rPr>
          <w:sz w:val="24"/>
        </w:rPr>
        <w:t>Take electrical shutdown.</w:t>
      </w:r>
    </w:p>
    <w:p w14:paraId="7C5C05BA" w14:textId="77777777" w:rsidR="003B7BB3" w:rsidRDefault="003B7BB3" w:rsidP="003B7BB3">
      <w:pPr>
        <w:numPr>
          <w:ilvl w:val="0"/>
          <w:numId w:val="12"/>
        </w:numPr>
        <w:rPr>
          <w:sz w:val="24"/>
        </w:rPr>
      </w:pPr>
      <w:r>
        <w:rPr>
          <w:sz w:val="24"/>
        </w:rPr>
        <w:lastRenderedPageBreak/>
        <w:t>Decouple motor from gearbox.</w:t>
      </w:r>
    </w:p>
    <w:p w14:paraId="7154A18F" w14:textId="77777777" w:rsidR="003B7BB3" w:rsidRDefault="003B7BB3" w:rsidP="003B7BB3">
      <w:pPr>
        <w:numPr>
          <w:ilvl w:val="0"/>
          <w:numId w:val="12"/>
        </w:numPr>
        <w:rPr>
          <w:sz w:val="24"/>
        </w:rPr>
      </w:pPr>
      <w:r>
        <w:rPr>
          <w:sz w:val="24"/>
        </w:rPr>
        <w:t>Sling the motor through hook provided on top side.</w:t>
      </w:r>
    </w:p>
    <w:p w14:paraId="56C6E7DB" w14:textId="77777777" w:rsidR="003B7BB3" w:rsidRDefault="003B7BB3" w:rsidP="003B7BB3">
      <w:pPr>
        <w:numPr>
          <w:ilvl w:val="0"/>
          <w:numId w:val="12"/>
        </w:numPr>
        <w:rPr>
          <w:sz w:val="24"/>
        </w:rPr>
      </w:pPr>
      <w:r>
        <w:rPr>
          <w:sz w:val="24"/>
        </w:rPr>
        <w:t xml:space="preserve">Lift using hydra or chain block whichever is convenient as per work instruction </w:t>
      </w:r>
      <w:r w:rsidR="00772141">
        <w:fldChar w:fldCharType="begin"/>
      </w:r>
      <w:ins w:id="55" w:author="Sham Parab" w:date="2021-05-29T15:24:00Z">
        <w:r w:rsidR="00626DA3">
          <w:instrText>HYPERLINK "C:\\Users\\00007038\\AppData\\Roaming\\Microsoft\\Word\\WIMAINT12 MATERIAL HANDLING .doc"</w:instrText>
        </w:r>
      </w:ins>
      <w:del w:id="56" w:author="Sham Parab" w:date="2021-05-29T15:24:00Z">
        <w:r w:rsidR="00772141" w:rsidDel="00626DA3">
          <w:delInstrText xml:space="preserve"> HYPERLINK "WIMAINT12%20MATERIAL%20HANDLING%20.doc" </w:delInstrText>
        </w:r>
      </w:del>
      <w:r w:rsidR="00772141">
        <w:fldChar w:fldCharType="separate"/>
      </w:r>
      <w:r>
        <w:rPr>
          <w:rStyle w:val="Hyperlink"/>
          <w:sz w:val="24"/>
        </w:rPr>
        <w:t>WI/MAINT/12</w:t>
      </w:r>
      <w:r w:rsidR="00772141">
        <w:rPr>
          <w:rStyle w:val="Hyperlink"/>
          <w:sz w:val="24"/>
        </w:rPr>
        <w:fldChar w:fldCharType="end"/>
      </w:r>
    </w:p>
    <w:p w14:paraId="27B98E9B" w14:textId="77777777" w:rsidR="003B7BB3" w:rsidRDefault="003B7BB3" w:rsidP="003B7BB3">
      <w:pPr>
        <w:numPr>
          <w:ilvl w:val="0"/>
          <w:numId w:val="12"/>
        </w:numPr>
        <w:rPr>
          <w:sz w:val="24"/>
        </w:rPr>
      </w:pPr>
      <w:r>
        <w:rPr>
          <w:sz w:val="24"/>
        </w:rPr>
        <w:t>Place the overhauled motor in position and</w:t>
      </w:r>
      <w:del w:id="57" w:author="Gajanan S Gogate" w:date="2019-11-15T17:01:00Z">
        <w:r w:rsidDel="00F3570F">
          <w:rPr>
            <w:sz w:val="24"/>
          </w:rPr>
          <w:delText xml:space="preserve"> </w:delText>
        </w:r>
      </w:del>
      <w:r>
        <w:rPr>
          <w:sz w:val="24"/>
        </w:rPr>
        <w:t xml:space="preserve"> align </w:t>
      </w:r>
      <w:proofErr w:type="gramStart"/>
      <w:r>
        <w:rPr>
          <w:sz w:val="24"/>
        </w:rPr>
        <w:t>it..</w:t>
      </w:r>
      <w:proofErr w:type="gramEnd"/>
    </w:p>
    <w:p w14:paraId="14A0A62E" w14:textId="77777777" w:rsidR="003B7BB3" w:rsidRDefault="003B7BB3" w:rsidP="003B7BB3">
      <w:pPr>
        <w:numPr>
          <w:ilvl w:val="0"/>
          <w:numId w:val="12"/>
        </w:numPr>
        <w:rPr>
          <w:sz w:val="24"/>
        </w:rPr>
      </w:pPr>
      <w:r>
        <w:rPr>
          <w:sz w:val="24"/>
        </w:rPr>
        <w:t>Couple motor and gearbox.</w:t>
      </w:r>
    </w:p>
    <w:p w14:paraId="7213EC54" w14:textId="77777777" w:rsidR="003B7BB3" w:rsidRDefault="003B7BB3" w:rsidP="003B7BB3">
      <w:pPr>
        <w:numPr>
          <w:ilvl w:val="0"/>
          <w:numId w:val="12"/>
        </w:numPr>
        <w:rPr>
          <w:sz w:val="24"/>
        </w:rPr>
      </w:pPr>
      <w:r>
        <w:rPr>
          <w:sz w:val="24"/>
        </w:rPr>
        <w:t xml:space="preserve">Clear the electrical shutdown and start the belt in manual mode to take trials. </w:t>
      </w:r>
    </w:p>
    <w:p w14:paraId="015E4682" w14:textId="77777777" w:rsidR="003B7BB3" w:rsidRDefault="003B7BB3" w:rsidP="003B7BB3">
      <w:pPr>
        <w:numPr>
          <w:ilvl w:val="0"/>
          <w:numId w:val="12"/>
        </w:numPr>
      </w:pPr>
      <w:r>
        <w:rPr>
          <w:sz w:val="24"/>
        </w:rPr>
        <w:t>Hand over the equipment to Production dept.</w:t>
      </w:r>
    </w:p>
    <w:p w14:paraId="18C3A399" w14:textId="77777777" w:rsidR="003B7BB3" w:rsidRDefault="003B7BB3" w:rsidP="003B7BB3"/>
    <w:p w14:paraId="2467EB2B" w14:textId="77777777" w:rsidR="003B7BB3" w:rsidRDefault="003B7BB3" w:rsidP="003B7BB3">
      <w:pPr>
        <w:pStyle w:val="Heading1"/>
      </w:pPr>
      <w:r>
        <w:t>Activity No 7</w:t>
      </w:r>
      <w:r>
        <w:tab/>
      </w:r>
      <w:r>
        <w:tab/>
        <w:t xml:space="preserve">: </w:t>
      </w:r>
      <w:r>
        <w:tab/>
        <w:t>Carrying roller/ bracket changing</w:t>
      </w:r>
    </w:p>
    <w:p w14:paraId="41B593A5" w14:textId="77777777" w:rsidR="003B7BB3" w:rsidRDefault="003B7BB3" w:rsidP="003B7BB3">
      <w:pPr>
        <w:rPr>
          <w:sz w:val="24"/>
        </w:rPr>
      </w:pPr>
    </w:p>
    <w:p w14:paraId="6DEDF9EB" w14:textId="77777777" w:rsidR="003B7BB3" w:rsidRDefault="003B7BB3" w:rsidP="003B7BB3">
      <w:pPr>
        <w:numPr>
          <w:ilvl w:val="0"/>
          <w:numId w:val="13"/>
        </w:numPr>
        <w:rPr>
          <w:sz w:val="24"/>
        </w:rPr>
      </w:pPr>
      <w:r>
        <w:rPr>
          <w:sz w:val="24"/>
        </w:rPr>
        <w:t>Take clearance from Production dept.</w:t>
      </w:r>
    </w:p>
    <w:p w14:paraId="5D998DC7" w14:textId="77777777" w:rsidR="003B7BB3" w:rsidRDefault="003B7BB3" w:rsidP="003B7BB3">
      <w:pPr>
        <w:numPr>
          <w:ilvl w:val="0"/>
          <w:numId w:val="13"/>
        </w:numPr>
        <w:rPr>
          <w:sz w:val="24"/>
        </w:rPr>
      </w:pPr>
      <w:r>
        <w:rPr>
          <w:sz w:val="24"/>
        </w:rPr>
        <w:t xml:space="preserve">Take electrical shutdown (LOTO) of belt if the belt can be stopped without disturbing the process operation. If not than take temporary shutdown of belt as mentioned in shutdown procedure SP42. </w:t>
      </w:r>
    </w:p>
    <w:p w14:paraId="66E0EA3A" w14:textId="77777777" w:rsidR="003B7BB3" w:rsidRDefault="003B7BB3" w:rsidP="003B7BB3">
      <w:pPr>
        <w:numPr>
          <w:ilvl w:val="0"/>
          <w:numId w:val="13"/>
        </w:numPr>
        <w:rPr>
          <w:sz w:val="24"/>
        </w:rPr>
      </w:pPr>
      <w:r>
        <w:rPr>
          <w:sz w:val="24"/>
        </w:rPr>
        <w:t xml:space="preserve">Keep electrician in panel room to put off the belt. Once confirmation is taken from electrician than pull the pull cord and press emergency push </w:t>
      </w:r>
      <w:del w:id="58" w:author="Gajanan S Gogate" w:date="2019-11-15T17:01:00Z">
        <w:r w:rsidDel="00F3570F">
          <w:rPr>
            <w:sz w:val="24"/>
          </w:rPr>
          <w:delText>botton</w:delText>
        </w:r>
      </w:del>
      <w:ins w:id="59" w:author="Gajanan S Gogate" w:date="2019-11-15T17:01:00Z">
        <w:r w:rsidR="00F3570F">
          <w:rPr>
            <w:sz w:val="24"/>
          </w:rPr>
          <w:t>button</w:t>
        </w:r>
      </w:ins>
      <w:r>
        <w:rPr>
          <w:sz w:val="24"/>
        </w:rPr>
        <w:t xml:space="preserve"> at site. </w:t>
      </w:r>
    </w:p>
    <w:p w14:paraId="5D86923A" w14:textId="77777777" w:rsidR="003B7BB3" w:rsidRDefault="003B7BB3" w:rsidP="003B7BB3">
      <w:pPr>
        <w:numPr>
          <w:ilvl w:val="0"/>
          <w:numId w:val="13"/>
        </w:numPr>
        <w:rPr>
          <w:sz w:val="24"/>
        </w:rPr>
      </w:pPr>
      <w:r>
        <w:rPr>
          <w:sz w:val="24"/>
        </w:rPr>
        <w:t xml:space="preserve">Barricade the area below, if the job is to be carried out at </w:t>
      </w:r>
      <w:del w:id="60" w:author="Gajanan S Gogate" w:date="2019-11-15T17:01:00Z">
        <w:r w:rsidDel="00F3570F">
          <w:rPr>
            <w:sz w:val="24"/>
          </w:rPr>
          <w:delText xml:space="preserve"> </w:delText>
        </w:r>
      </w:del>
      <w:r>
        <w:rPr>
          <w:sz w:val="24"/>
        </w:rPr>
        <w:t>height. Keep one person below the roller changing area to give alert for persons moving below the work area.</w:t>
      </w:r>
    </w:p>
    <w:p w14:paraId="0EA4AF23" w14:textId="77777777" w:rsidR="003B7BB3" w:rsidRDefault="003B7BB3" w:rsidP="003B7BB3">
      <w:pPr>
        <w:numPr>
          <w:ilvl w:val="0"/>
          <w:numId w:val="13"/>
        </w:numPr>
        <w:rPr>
          <w:sz w:val="24"/>
        </w:rPr>
      </w:pPr>
      <w:r>
        <w:rPr>
          <w:sz w:val="24"/>
        </w:rPr>
        <w:t>Lift the belt above the roller, manually, remove the roller and insert the new roller.</w:t>
      </w:r>
    </w:p>
    <w:p w14:paraId="5EDF930D" w14:textId="77777777" w:rsidR="003B7BB3" w:rsidRDefault="003B7BB3" w:rsidP="003B7BB3">
      <w:pPr>
        <w:numPr>
          <w:ilvl w:val="0"/>
          <w:numId w:val="13"/>
        </w:numPr>
        <w:rPr>
          <w:sz w:val="24"/>
        </w:rPr>
      </w:pPr>
      <w:r>
        <w:rPr>
          <w:sz w:val="24"/>
        </w:rPr>
        <w:t>For bracket changing, remove the roller and then the bracket. Position the bracket and put the rollers back.</w:t>
      </w:r>
    </w:p>
    <w:p w14:paraId="4219428C" w14:textId="77777777" w:rsidR="003B7BB3" w:rsidRDefault="003B7BB3" w:rsidP="003B7BB3">
      <w:pPr>
        <w:numPr>
          <w:ilvl w:val="0"/>
          <w:numId w:val="13"/>
        </w:numPr>
        <w:rPr>
          <w:sz w:val="24"/>
        </w:rPr>
      </w:pPr>
      <w:r>
        <w:rPr>
          <w:sz w:val="24"/>
        </w:rPr>
        <w:t xml:space="preserve">Fix back the safety nets and tie at every 2 </w:t>
      </w:r>
      <w:proofErr w:type="spellStart"/>
      <w:r>
        <w:rPr>
          <w:sz w:val="24"/>
        </w:rPr>
        <w:t>mtr</w:t>
      </w:r>
      <w:proofErr w:type="spellEnd"/>
      <w:r>
        <w:rPr>
          <w:sz w:val="24"/>
        </w:rPr>
        <w:t xml:space="preserve"> to avoid fall hazard of rollers</w:t>
      </w:r>
    </w:p>
    <w:p w14:paraId="5E1AD31E" w14:textId="77777777" w:rsidR="003B7BB3" w:rsidRDefault="003B7BB3" w:rsidP="003B7BB3">
      <w:pPr>
        <w:numPr>
          <w:ilvl w:val="0"/>
          <w:numId w:val="13"/>
        </w:numPr>
        <w:rPr>
          <w:sz w:val="24"/>
        </w:rPr>
      </w:pPr>
      <w:r>
        <w:rPr>
          <w:sz w:val="24"/>
        </w:rPr>
        <w:t xml:space="preserve">Clear the electrical shutdown, release pull cord and emergency push button and take trials. </w:t>
      </w:r>
    </w:p>
    <w:p w14:paraId="46221312" w14:textId="77777777" w:rsidR="003B7BB3" w:rsidRDefault="003B7BB3" w:rsidP="003B7BB3">
      <w:pPr>
        <w:numPr>
          <w:ilvl w:val="0"/>
          <w:numId w:val="13"/>
        </w:numPr>
      </w:pPr>
      <w:r>
        <w:rPr>
          <w:sz w:val="24"/>
        </w:rPr>
        <w:t>Hand over the equipment to Production dept.</w:t>
      </w:r>
    </w:p>
    <w:p w14:paraId="244265F8" w14:textId="77777777" w:rsidR="003B7BB3" w:rsidRDefault="003B7BB3" w:rsidP="003B7BB3"/>
    <w:p w14:paraId="224E9910" w14:textId="77777777" w:rsidR="003B7BB3" w:rsidRDefault="003B7BB3" w:rsidP="003B7BB3">
      <w:pPr>
        <w:pStyle w:val="Heading1"/>
      </w:pPr>
      <w:proofErr w:type="spellStart"/>
      <w:r>
        <w:t>Avtivity</w:t>
      </w:r>
      <w:proofErr w:type="spellEnd"/>
      <w:r>
        <w:t xml:space="preserve"> No 8</w:t>
      </w:r>
      <w:r>
        <w:tab/>
      </w:r>
      <w:r>
        <w:tab/>
        <w:t xml:space="preserve">: </w:t>
      </w:r>
      <w:r>
        <w:tab/>
        <w:t>Working above conveyor belt</w:t>
      </w:r>
    </w:p>
    <w:p w14:paraId="3C52B69B" w14:textId="77777777" w:rsidR="003B7BB3" w:rsidRDefault="003B7BB3" w:rsidP="003B7BB3"/>
    <w:p w14:paraId="4C343033" w14:textId="77777777" w:rsidR="003B7BB3" w:rsidRDefault="003B7BB3" w:rsidP="003B7BB3">
      <w:pPr>
        <w:numPr>
          <w:ilvl w:val="0"/>
          <w:numId w:val="14"/>
        </w:numPr>
        <w:rPr>
          <w:sz w:val="24"/>
        </w:rPr>
      </w:pPr>
      <w:r>
        <w:rPr>
          <w:sz w:val="24"/>
        </w:rPr>
        <w:t>Take clearance from Production dept.</w:t>
      </w:r>
    </w:p>
    <w:p w14:paraId="0929F0D8" w14:textId="77777777" w:rsidR="003B7BB3" w:rsidRDefault="003B7BB3" w:rsidP="003B7BB3">
      <w:pPr>
        <w:numPr>
          <w:ilvl w:val="0"/>
          <w:numId w:val="14"/>
        </w:numPr>
        <w:rPr>
          <w:sz w:val="24"/>
        </w:rPr>
      </w:pPr>
      <w:r>
        <w:rPr>
          <w:sz w:val="24"/>
        </w:rPr>
        <w:t>Take electrical shutdown.</w:t>
      </w:r>
    </w:p>
    <w:p w14:paraId="2909398E" w14:textId="77777777" w:rsidR="003B7BB3" w:rsidRDefault="003B7BB3" w:rsidP="003B7BB3">
      <w:pPr>
        <w:numPr>
          <w:ilvl w:val="0"/>
          <w:numId w:val="14"/>
        </w:numPr>
        <w:rPr>
          <w:sz w:val="24"/>
        </w:rPr>
      </w:pPr>
      <w:r>
        <w:rPr>
          <w:sz w:val="24"/>
        </w:rPr>
        <w:t>Before starting the job, cover the belt below with GI sheet or MS plate of required length.</w:t>
      </w:r>
    </w:p>
    <w:p w14:paraId="61F1C112" w14:textId="77777777" w:rsidR="003B7BB3" w:rsidRDefault="003B7BB3" w:rsidP="003B7BB3">
      <w:pPr>
        <w:numPr>
          <w:ilvl w:val="0"/>
          <w:numId w:val="14"/>
        </w:numPr>
        <w:rPr>
          <w:sz w:val="24"/>
        </w:rPr>
      </w:pPr>
      <w:r>
        <w:rPr>
          <w:sz w:val="24"/>
        </w:rPr>
        <w:lastRenderedPageBreak/>
        <w:t>Keep water in</w:t>
      </w:r>
      <w:del w:id="61" w:author="Gajanan S Gogate" w:date="2019-11-15T17:02:00Z">
        <w:r w:rsidDel="00F3570F">
          <w:rPr>
            <w:sz w:val="24"/>
          </w:rPr>
          <w:delText xml:space="preserve"> </w:delText>
        </w:r>
      </w:del>
      <w:r>
        <w:rPr>
          <w:sz w:val="24"/>
        </w:rPr>
        <w:t xml:space="preserve"> bucket / hose connected and fire extinguisher ready at site if gas cutting / welding is carried out above belt area. Also depute 1 person to keep a watch on the belt.</w:t>
      </w:r>
    </w:p>
    <w:p w14:paraId="1288AA21" w14:textId="77777777" w:rsidR="003B7BB3" w:rsidRDefault="003B7BB3" w:rsidP="003B7BB3">
      <w:pPr>
        <w:numPr>
          <w:ilvl w:val="0"/>
          <w:numId w:val="14"/>
        </w:numPr>
        <w:tabs>
          <w:tab w:val="left" w:pos="9900"/>
          <w:tab w:val="left" w:pos="11160"/>
        </w:tabs>
        <w:rPr>
          <w:sz w:val="24"/>
        </w:rPr>
      </w:pPr>
      <w:r>
        <w:rPr>
          <w:sz w:val="24"/>
        </w:rPr>
        <w:t>Once the job is completed, ensure that all scrap generated is shifted from site and GI sheet or MS plate is removed.</w:t>
      </w:r>
    </w:p>
    <w:p w14:paraId="1FF37E9F" w14:textId="77777777" w:rsidR="003B7BB3" w:rsidRDefault="003B7BB3" w:rsidP="003B7BB3">
      <w:pPr>
        <w:numPr>
          <w:ilvl w:val="0"/>
          <w:numId w:val="14"/>
        </w:numPr>
        <w:rPr>
          <w:sz w:val="24"/>
        </w:rPr>
      </w:pPr>
      <w:r>
        <w:rPr>
          <w:sz w:val="24"/>
        </w:rPr>
        <w:t xml:space="preserve">Clear the electrical shutdown. </w:t>
      </w:r>
    </w:p>
    <w:p w14:paraId="5B4D49F0" w14:textId="77777777" w:rsidR="003B7BB3" w:rsidRDefault="003B7BB3" w:rsidP="003B7BB3">
      <w:pPr>
        <w:numPr>
          <w:ilvl w:val="0"/>
          <w:numId w:val="14"/>
        </w:numPr>
      </w:pPr>
      <w:r>
        <w:rPr>
          <w:sz w:val="24"/>
        </w:rPr>
        <w:t>Hand over the equipment to Production dept.</w:t>
      </w:r>
    </w:p>
    <w:p w14:paraId="3F1A7486" w14:textId="77777777" w:rsidR="003B7BB3" w:rsidRDefault="003B7BB3" w:rsidP="003B7BB3">
      <w:pPr>
        <w:tabs>
          <w:tab w:val="left" w:pos="9900"/>
          <w:tab w:val="left" w:pos="11160"/>
        </w:tabs>
      </w:pPr>
    </w:p>
    <w:p w14:paraId="74F50794" w14:textId="77777777" w:rsidR="003B7BB3" w:rsidRDefault="003B7BB3" w:rsidP="003B7BB3">
      <w:pPr>
        <w:pStyle w:val="Heading1"/>
      </w:pPr>
      <w:r>
        <w:t>Activity No 9</w:t>
      </w:r>
      <w:r>
        <w:tab/>
      </w:r>
      <w:r>
        <w:tab/>
        <w:t xml:space="preserve">: </w:t>
      </w:r>
      <w:r>
        <w:tab/>
        <w:t>Working below conveyor belt</w:t>
      </w:r>
    </w:p>
    <w:p w14:paraId="77309CDE" w14:textId="77777777" w:rsidR="003B7BB3" w:rsidRDefault="003B7BB3" w:rsidP="003B7BB3"/>
    <w:p w14:paraId="1EFEE444" w14:textId="77777777" w:rsidR="003B7BB3" w:rsidRDefault="003B7BB3" w:rsidP="003B7BB3">
      <w:pPr>
        <w:numPr>
          <w:ilvl w:val="0"/>
          <w:numId w:val="15"/>
        </w:numPr>
        <w:rPr>
          <w:sz w:val="24"/>
        </w:rPr>
      </w:pPr>
      <w:r>
        <w:rPr>
          <w:sz w:val="24"/>
        </w:rPr>
        <w:t>Take clearance from Production dept.</w:t>
      </w:r>
    </w:p>
    <w:p w14:paraId="3387C2AB" w14:textId="77777777" w:rsidR="003B7BB3" w:rsidRDefault="003B7BB3" w:rsidP="003B7BB3">
      <w:pPr>
        <w:numPr>
          <w:ilvl w:val="0"/>
          <w:numId w:val="15"/>
        </w:numPr>
        <w:rPr>
          <w:sz w:val="24"/>
        </w:rPr>
      </w:pPr>
      <w:r>
        <w:rPr>
          <w:sz w:val="24"/>
        </w:rPr>
        <w:t>Take electrical shutdown of the conveyor belt to avoid falling of material or rollers from top.</w:t>
      </w:r>
    </w:p>
    <w:p w14:paraId="7A43FC46" w14:textId="77777777" w:rsidR="003B7BB3" w:rsidRDefault="003B7BB3" w:rsidP="003B7BB3">
      <w:pPr>
        <w:numPr>
          <w:ilvl w:val="0"/>
          <w:numId w:val="15"/>
        </w:numPr>
        <w:rPr>
          <w:sz w:val="24"/>
        </w:rPr>
      </w:pPr>
      <w:r>
        <w:rPr>
          <w:sz w:val="24"/>
        </w:rPr>
        <w:t>Electrical shutdown is mandatory for working below GTU and removal of barricades below GTU for cleaning purpose.</w:t>
      </w:r>
    </w:p>
    <w:p w14:paraId="1D3207B0" w14:textId="77777777" w:rsidR="003B7BB3" w:rsidRDefault="003B7BB3" w:rsidP="003B7BB3">
      <w:pPr>
        <w:numPr>
          <w:ilvl w:val="0"/>
          <w:numId w:val="15"/>
        </w:numPr>
        <w:rPr>
          <w:sz w:val="24"/>
        </w:rPr>
      </w:pPr>
      <w:r>
        <w:rPr>
          <w:sz w:val="24"/>
        </w:rPr>
        <w:t>Ensure availability of proper net below the conveyor</w:t>
      </w:r>
    </w:p>
    <w:p w14:paraId="235DA0F6" w14:textId="77777777" w:rsidR="003B7BB3" w:rsidRDefault="003B7BB3" w:rsidP="003B7BB3">
      <w:pPr>
        <w:numPr>
          <w:ilvl w:val="0"/>
          <w:numId w:val="15"/>
        </w:numPr>
        <w:rPr>
          <w:sz w:val="24"/>
        </w:rPr>
      </w:pPr>
      <w:r>
        <w:rPr>
          <w:sz w:val="24"/>
        </w:rPr>
        <w:t xml:space="preserve">Clear electrical shutdown. </w:t>
      </w:r>
    </w:p>
    <w:p w14:paraId="59F4D5C8" w14:textId="77777777" w:rsidR="003B7BB3" w:rsidRDefault="003B7BB3" w:rsidP="003B7BB3">
      <w:pPr>
        <w:numPr>
          <w:ilvl w:val="0"/>
          <w:numId w:val="15"/>
        </w:numPr>
        <w:rPr>
          <w:sz w:val="24"/>
        </w:rPr>
      </w:pPr>
      <w:r>
        <w:rPr>
          <w:sz w:val="24"/>
        </w:rPr>
        <w:t>Hand over the equipment to Production dept.</w:t>
      </w:r>
    </w:p>
    <w:p w14:paraId="20BA4063" w14:textId="77777777" w:rsidR="003B7BB3" w:rsidRDefault="003B7BB3" w:rsidP="003B7BB3"/>
    <w:p w14:paraId="2444CA91" w14:textId="77777777" w:rsidR="003B7BB3" w:rsidRDefault="003B7BB3" w:rsidP="003B7BB3"/>
    <w:p w14:paraId="7E1BE3C7" w14:textId="77777777" w:rsidR="003B7BB3" w:rsidRDefault="003B7BB3" w:rsidP="003B7BB3">
      <w:pPr>
        <w:pStyle w:val="Heading1"/>
      </w:pPr>
      <w:r>
        <w:t>Activity No 10</w:t>
      </w:r>
      <w:r>
        <w:tab/>
      </w:r>
      <w:r>
        <w:tab/>
        <w:t xml:space="preserve">: </w:t>
      </w:r>
      <w:r>
        <w:tab/>
        <w:t>Changing of Gate</w:t>
      </w:r>
    </w:p>
    <w:p w14:paraId="0EFE57F6" w14:textId="77777777" w:rsidR="003B7BB3" w:rsidRDefault="003B7BB3" w:rsidP="003B7BB3"/>
    <w:p w14:paraId="4E8125D9" w14:textId="77777777" w:rsidR="003B7BB3" w:rsidRDefault="003B7BB3" w:rsidP="003B7BB3">
      <w:pPr>
        <w:numPr>
          <w:ilvl w:val="0"/>
          <w:numId w:val="16"/>
        </w:numPr>
        <w:rPr>
          <w:sz w:val="24"/>
        </w:rPr>
      </w:pPr>
      <w:r>
        <w:rPr>
          <w:sz w:val="24"/>
        </w:rPr>
        <w:t xml:space="preserve">Take clearance from Production dept. </w:t>
      </w:r>
    </w:p>
    <w:p w14:paraId="4B95D97C" w14:textId="77777777" w:rsidR="003B7BB3" w:rsidRDefault="003B7BB3" w:rsidP="003B7BB3">
      <w:pPr>
        <w:numPr>
          <w:ilvl w:val="0"/>
          <w:numId w:val="16"/>
        </w:numPr>
        <w:rPr>
          <w:sz w:val="24"/>
        </w:rPr>
      </w:pPr>
      <w:r>
        <w:rPr>
          <w:sz w:val="24"/>
        </w:rPr>
        <w:t>Take electrical shutdown of the conveyor belt.</w:t>
      </w:r>
    </w:p>
    <w:p w14:paraId="4EC55A37" w14:textId="77777777" w:rsidR="003B7BB3" w:rsidRDefault="003B7BB3" w:rsidP="003B7BB3">
      <w:pPr>
        <w:numPr>
          <w:ilvl w:val="0"/>
          <w:numId w:val="16"/>
        </w:numPr>
        <w:rPr>
          <w:sz w:val="24"/>
        </w:rPr>
      </w:pPr>
      <w:r>
        <w:rPr>
          <w:sz w:val="24"/>
        </w:rPr>
        <w:t>Put off the air supply and remove the hose connections from the cylinder.</w:t>
      </w:r>
    </w:p>
    <w:p w14:paraId="0422C69A" w14:textId="77777777" w:rsidR="003B7BB3" w:rsidRDefault="003B7BB3" w:rsidP="003B7BB3">
      <w:pPr>
        <w:numPr>
          <w:ilvl w:val="0"/>
          <w:numId w:val="16"/>
        </w:numPr>
        <w:rPr>
          <w:sz w:val="24"/>
        </w:rPr>
      </w:pPr>
      <w:r>
        <w:rPr>
          <w:sz w:val="24"/>
        </w:rPr>
        <w:t>Disconnect the cylinder shaft from gate.</w:t>
      </w:r>
    </w:p>
    <w:p w14:paraId="4529B486" w14:textId="77777777" w:rsidR="003B7BB3" w:rsidRDefault="003B7BB3" w:rsidP="003B7BB3">
      <w:pPr>
        <w:numPr>
          <w:ilvl w:val="0"/>
          <w:numId w:val="16"/>
        </w:numPr>
        <w:rPr>
          <w:sz w:val="24"/>
        </w:rPr>
      </w:pPr>
      <w:r>
        <w:rPr>
          <w:sz w:val="24"/>
        </w:rPr>
        <w:t>Remove the side bolts to dismantle the gate.</w:t>
      </w:r>
    </w:p>
    <w:p w14:paraId="6BFF4375" w14:textId="77777777" w:rsidR="003B7BB3" w:rsidRDefault="003B7BB3" w:rsidP="003B7BB3">
      <w:pPr>
        <w:numPr>
          <w:ilvl w:val="0"/>
          <w:numId w:val="16"/>
        </w:numPr>
        <w:rPr>
          <w:sz w:val="24"/>
        </w:rPr>
      </w:pPr>
      <w:del w:id="62" w:author="Gajanan S Gogate" w:date="2019-11-15T17:02:00Z">
        <w:r w:rsidDel="00F3570F">
          <w:rPr>
            <w:sz w:val="24"/>
          </w:rPr>
          <w:delText>Incase</w:delText>
        </w:r>
      </w:del>
      <w:ins w:id="63" w:author="Gajanan S Gogate" w:date="2019-11-15T17:02:00Z">
        <w:r w:rsidR="00F3570F">
          <w:rPr>
            <w:sz w:val="24"/>
          </w:rPr>
          <w:t>In case</w:t>
        </w:r>
      </w:ins>
      <w:r>
        <w:rPr>
          <w:sz w:val="24"/>
        </w:rPr>
        <w:t xml:space="preserve"> you are gas cutting, follow the procedure of working above conveyor belt.</w:t>
      </w:r>
    </w:p>
    <w:p w14:paraId="3ACBC3FC" w14:textId="77777777" w:rsidR="003B7BB3" w:rsidRDefault="003B7BB3" w:rsidP="003B7BB3">
      <w:pPr>
        <w:numPr>
          <w:ilvl w:val="0"/>
          <w:numId w:val="16"/>
        </w:numPr>
        <w:rPr>
          <w:sz w:val="24"/>
        </w:rPr>
      </w:pPr>
      <w:r>
        <w:rPr>
          <w:sz w:val="24"/>
        </w:rPr>
        <w:t>Place the new gate in position and put the bolts.</w:t>
      </w:r>
    </w:p>
    <w:p w14:paraId="362A645A" w14:textId="77777777" w:rsidR="003B7BB3" w:rsidRDefault="003B7BB3" w:rsidP="003B7BB3">
      <w:pPr>
        <w:numPr>
          <w:ilvl w:val="0"/>
          <w:numId w:val="16"/>
        </w:numPr>
        <w:rPr>
          <w:sz w:val="24"/>
        </w:rPr>
      </w:pPr>
      <w:r>
        <w:rPr>
          <w:sz w:val="24"/>
        </w:rPr>
        <w:t>Connect gate with cylinder shaft.</w:t>
      </w:r>
    </w:p>
    <w:p w14:paraId="1358A751" w14:textId="77777777" w:rsidR="003B7BB3" w:rsidRDefault="003B7BB3" w:rsidP="003B7BB3">
      <w:pPr>
        <w:numPr>
          <w:ilvl w:val="0"/>
          <w:numId w:val="16"/>
        </w:numPr>
        <w:rPr>
          <w:sz w:val="24"/>
        </w:rPr>
      </w:pPr>
      <w:r>
        <w:rPr>
          <w:sz w:val="24"/>
        </w:rPr>
        <w:t>Connect the pneumatic hoses to cylinder.</w:t>
      </w:r>
    </w:p>
    <w:p w14:paraId="4B178101" w14:textId="77777777" w:rsidR="003B7BB3" w:rsidRDefault="003B7BB3" w:rsidP="003B7BB3">
      <w:pPr>
        <w:numPr>
          <w:ilvl w:val="0"/>
          <w:numId w:val="16"/>
        </w:numPr>
        <w:rPr>
          <w:sz w:val="24"/>
        </w:rPr>
      </w:pPr>
      <w:r>
        <w:rPr>
          <w:sz w:val="24"/>
        </w:rPr>
        <w:t>Put on air supply and take trials in manual mode.</w:t>
      </w:r>
    </w:p>
    <w:p w14:paraId="5FBCCE24" w14:textId="77777777" w:rsidR="003B7BB3" w:rsidRDefault="003B7BB3" w:rsidP="003B7BB3"/>
    <w:p w14:paraId="693D1F8E" w14:textId="77777777" w:rsidR="003B7BB3" w:rsidRDefault="003B7BB3" w:rsidP="003B7BB3"/>
    <w:p w14:paraId="68F07AAD" w14:textId="77777777" w:rsidR="003B7BB3" w:rsidRDefault="003B7BB3" w:rsidP="003B7BB3">
      <w:pPr>
        <w:pStyle w:val="Heading1"/>
      </w:pPr>
      <w:r>
        <w:lastRenderedPageBreak/>
        <w:t>Activity No 11</w:t>
      </w:r>
      <w:r>
        <w:tab/>
      </w:r>
      <w:r>
        <w:tab/>
        <w:t>:</w:t>
      </w:r>
      <w:r>
        <w:tab/>
        <w:t>Liner plate changing</w:t>
      </w:r>
    </w:p>
    <w:p w14:paraId="6C9F34DB" w14:textId="77777777" w:rsidR="003B7BB3" w:rsidRDefault="003B7BB3" w:rsidP="003B7BB3"/>
    <w:p w14:paraId="32BBB8FC" w14:textId="77777777" w:rsidR="003B7BB3" w:rsidRDefault="003B7BB3" w:rsidP="003B7BB3">
      <w:pPr>
        <w:numPr>
          <w:ilvl w:val="0"/>
          <w:numId w:val="17"/>
        </w:numPr>
        <w:rPr>
          <w:sz w:val="24"/>
        </w:rPr>
      </w:pPr>
      <w:r>
        <w:rPr>
          <w:sz w:val="24"/>
        </w:rPr>
        <w:t xml:space="preserve">Take clearance from Production dept. </w:t>
      </w:r>
    </w:p>
    <w:p w14:paraId="66B46619" w14:textId="77777777" w:rsidR="003B7BB3" w:rsidRDefault="003B7BB3" w:rsidP="003B7BB3">
      <w:pPr>
        <w:numPr>
          <w:ilvl w:val="0"/>
          <w:numId w:val="17"/>
        </w:numPr>
        <w:rPr>
          <w:sz w:val="24"/>
        </w:rPr>
      </w:pPr>
      <w:r>
        <w:rPr>
          <w:sz w:val="24"/>
        </w:rPr>
        <w:t>Take electrical shutdown of the equipment, wherever possible.</w:t>
      </w:r>
    </w:p>
    <w:p w14:paraId="31BDC305" w14:textId="77777777" w:rsidR="003B7BB3" w:rsidRDefault="003B7BB3" w:rsidP="003B7BB3">
      <w:pPr>
        <w:numPr>
          <w:ilvl w:val="0"/>
          <w:numId w:val="17"/>
        </w:numPr>
        <w:rPr>
          <w:sz w:val="24"/>
        </w:rPr>
      </w:pPr>
      <w:del w:id="64" w:author="Gajanan S Gogate" w:date="2019-11-15T17:02:00Z">
        <w:r w:rsidDel="00F3570F">
          <w:rPr>
            <w:sz w:val="24"/>
          </w:rPr>
          <w:delText>Incase</w:delText>
        </w:r>
      </w:del>
      <w:ins w:id="65" w:author="Gajanan S Gogate" w:date="2019-11-15T17:02:00Z">
        <w:r w:rsidR="00F3570F">
          <w:rPr>
            <w:sz w:val="24"/>
          </w:rPr>
          <w:t>In case</w:t>
        </w:r>
      </w:ins>
      <w:r>
        <w:rPr>
          <w:sz w:val="24"/>
        </w:rPr>
        <w:t xml:space="preserve"> you are working above a  belt then</w:t>
      </w:r>
    </w:p>
    <w:p w14:paraId="57EF6CE8" w14:textId="77777777" w:rsidR="003B7BB3" w:rsidRDefault="003B7BB3" w:rsidP="003B7BB3">
      <w:pPr>
        <w:numPr>
          <w:ilvl w:val="0"/>
          <w:numId w:val="6"/>
        </w:numPr>
        <w:rPr>
          <w:sz w:val="24"/>
        </w:rPr>
      </w:pPr>
      <w:r>
        <w:rPr>
          <w:sz w:val="24"/>
        </w:rPr>
        <w:t>Before starting the job, cover belt below with GI sheet or MS plate of required length.</w:t>
      </w:r>
    </w:p>
    <w:p w14:paraId="1731F52C" w14:textId="77777777" w:rsidR="003B7BB3" w:rsidRDefault="003B7BB3" w:rsidP="003B7BB3">
      <w:pPr>
        <w:numPr>
          <w:ilvl w:val="0"/>
          <w:numId w:val="6"/>
        </w:numPr>
        <w:rPr>
          <w:sz w:val="24"/>
        </w:rPr>
      </w:pPr>
      <w:r>
        <w:rPr>
          <w:sz w:val="24"/>
        </w:rPr>
        <w:t>Ensure water and fire extinguisher at job site. Also depute 1 person to keep watch on the belt.</w:t>
      </w:r>
    </w:p>
    <w:p w14:paraId="72975A3F" w14:textId="77777777" w:rsidR="003B7BB3" w:rsidRDefault="003B7BB3" w:rsidP="003B7BB3">
      <w:pPr>
        <w:numPr>
          <w:ilvl w:val="0"/>
          <w:numId w:val="6"/>
        </w:numPr>
        <w:tabs>
          <w:tab w:val="left" w:pos="9900"/>
          <w:tab w:val="left" w:pos="11160"/>
        </w:tabs>
        <w:rPr>
          <w:sz w:val="24"/>
        </w:rPr>
      </w:pPr>
      <w:r>
        <w:rPr>
          <w:sz w:val="24"/>
        </w:rPr>
        <w:t>Once the job is completed, ensure that all scrap generated is shifted from site and the GI sheet or MS plate is removed.</w:t>
      </w:r>
    </w:p>
    <w:p w14:paraId="336E04BF" w14:textId="77777777" w:rsidR="003B7BB3" w:rsidRDefault="003B7BB3" w:rsidP="003B7BB3">
      <w:pPr>
        <w:numPr>
          <w:ilvl w:val="0"/>
          <w:numId w:val="17"/>
        </w:numPr>
        <w:rPr>
          <w:sz w:val="24"/>
        </w:rPr>
      </w:pPr>
      <w:r>
        <w:rPr>
          <w:sz w:val="24"/>
        </w:rPr>
        <w:t>If working at height, barricade the area below.</w:t>
      </w:r>
    </w:p>
    <w:p w14:paraId="1EB8CF8E" w14:textId="77777777" w:rsidR="003B7BB3" w:rsidRDefault="003B7BB3" w:rsidP="003B7BB3">
      <w:pPr>
        <w:numPr>
          <w:ilvl w:val="0"/>
          <w:numId w:val="17"/>
        </w:numPr>
        <w:rPr>
          <w:sz w:val="24"/>
        </w:rPr>
      </w:pPr>
      <w:r>
        <w:rPr>
          <w:sz w:val="24"/>
        </w:rPr>
        <w:t>If the bin has load cell, ask instrumentation dept. to remove the same and give clearance.(direct earthling has to be given to the equipment)</w:t>
      </w:r>
    </w:p>
    <w:p w14:paraId="32FF4EF5" w14:textId="77777777" w:rsidR="003B7BB3" w:rsidRDefault="003B7BB3" w:rsidP="003B7BB3">
      <w:pPr>
        <w:numPr>
          <w:ilvl w:val="0"/>
          <w:numId w:val="17"/>
        </w:numPr>
        <w:rPr>
          <w:sz w:val="24"/>
        </w:rPr>
      </w:pPr>
      <w:r>
        <w:rPr>
          <w:sz w:val="24"/>
        </w:rPr>
        <w:t>Remove the damaged liner plate by gas cutting.</w:t>
      </w:r>
    </w:p>
    <w:p w14:paraId="0784D4B7" w14:textId="77777777" w:rsidR="003B7BB3" w:rsidRDefault="003B7BB3" w:rsidP="003B7BB3">
      <w:pPr>
        <w:numPr>
          <w:ilvl w:val="0"/>
          <w:numId w:val="17"/>
        </w:numPr>
        <w:rPr>
          <w:sz w:val="24"/>
        </w:rPr>
      </w:pPr>
      <w:r>
        <w:rPr>
          <w:sz w:val="24"/>
        </w:rPr>
        <w:t xml:space="preserve">Fix new liner plate with countersunk screws and also tack weld for additional safety. </w:t>
      </w:r>
      <w:del w:id="66" w:author="Gajanan S Gogate" w:date="2019-11-15T17:02:00Z">
        <w:r w:rsidDel="00F3570F">
          <w:rPr>
            <w:sz w:val="24"/>
          </w:rPr>
          <w:delText>Incase</w:delText>
        </w:r>
      </w:del>
      <w:ins w:id="67" w:author="Gajanan S Gogate" w:date="2019-11-15T17:02:00Z">
        <w:r w:rsidR="00F3570F">
          <w:rPr>
            <w:sz w:val="24"/>
          </w:rPr>
          <w:t>In case</w:t>
        </w:r>
      </w:ins>
      <w:r>
        <w:rPr>
          <w:sz w:val="24"/>
        </w:rPr>
        <w:t xml:space="preserve"> of load cell, </w:t>
      </w:r>
      <w:proofErr w:type="spellStart"/>
      <w:r>
        <w:rPr>
          <w:sz w:val="24"/>
        </w:rPr>
        <w:t>give</w:t>
      </w:r>
      <w:proofErr w:type="spellEnd"/>
      <w:r>
        <w:rPr>
          <w:sz w:val="24"/>
        </w:rPr>
        <w:t xml:space="preserve"> clearance to instrumentation to fix load cell.</w:t>
      </w:r>
    </w:p>
    <w:p w14:paraId="0DE11D71" w14:textId="77777777" w:rsidR="003B7BB3" w:rsidRDefault="003B7BB3" w:rsidP="003B7BB3">
      <w:pPr>
        <w:numPr>
          <w:ilvl w:val="0"/>
          <w:numId w:val="17"/>
        </w:numPr>
        <w:rPr>
          <w:sz w:val="24"/>
        </w:rPr>
      </w:pPr>
      <w:r>
        <w:rPr>
          <w:sz w:val="24"/>
        </w:rPr>
        <w:t xml:space="preserve">Clear electrical </w:t>
      </w:r>
      <w:proofErr w:type="spellStart"/>
      <w:r>
        <w:rPr>
          <w:sz w:val="24"/>
        </w:rPr>
        <w:t>shutdown</w:t>
      </w:r>
      <w:proofErr w:type="spellEnd"/>
      <w:r>
        <w:rPr>
          <w:sz w:val="24"/>
        </w:rPr>
        <w:t xml:space="preserve"> and take trials in manual mode, wherever possible.</w:t>
      </w:r>
    </w:p>
    <w:p w14:paraId="10332AEE" w14:textId="77777777" w:rsidR="003B7BB3" w:rsidRDefault="003B7BB3" w:rsidP="003B7BB3">
      <w:pPr>
        <w:numPr>
          <w:ilvl w:val="0"/>
          <w:numId w:val="17"/>
        </w:numPr>
      </w:pPr>
      <w:r>
        <w:rPr>
          <w:sz w:val="24"/>
        </w:rPr>
        <w:t>Hand over the equipment to Production dept.</w:t>
      </w:r>
    </w:p>
    <w:p w14:paraId="1602ACC1" w14:textId="77777777" w:rsidR="003B7BB3" w:rsidRDefault="003B7BB3" w:rsidP="003B7BB3">
      <w:pPr>
        <w:rPr>
          <w:sz w:val="24"/>
        </w:rPr>
      </w:pPr>
    </w:p>
    <w:p w14:paraId="7FAA15BE" w14:textId="77777777" w:rsidR="003B7BB3" w:rsidRDefault="003B7BB3" w:rsidP="003B7BB3">
      <w:pPr>
        <w:numPr>
          <w:ilvl w:val="0"/>
          <w:numId w:val="9"/>
        </w:numPr>
        <w:jc w:val="both"/>
        <w:rPr>
          <w:sz w:val="24"/>
        </w:rPr>
      </w:pPr>
      <w:r>
        <w:rPr>
          <w:sz w:val="24"/>
        </w:rPr>
        <w:t>Activity No 12</w:t>
      </w:r>
      <w:r>
        <w:rPr>
          <w:sz w:val="24"/>
        </w:rPr>
        <w:tab/>
        <w:t>:</w:t>
      </w:r>
      <w:r>
        <w:rPr>
          <w:sz w:val="24"/>
        </w:rPr>
        <w:tab/>
        <w:t>VT tube replacement and vibration setting</w:t>
      </w:r>
    </w:p>
    <w:p w14:paraId="3B110B9E" w14:textId="77777777" w:rsidR="003B7BB3" w:rsidRDefault="003B7BB3" w:rsidP="003B7BB3">
      <w:pPr>
        <w:rPr>
          <w:sz w:val="24"/>
        </w:rPr>
      </w:pPr>
    </w:p>
    <w:p w14:paraId="17F76DF7"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 xml:space="preserve">Take production clearance &amp; </w:t>
      </w:r>
      <w:r>
        <w:rPr>
          <w:color w:val="0000FF"/>
          <w:sz w:val="24"/>
          <w:szCs w:val="24"/>
        </w:rPr>
        <w:t>e</w:t>
      </w:r>
      <w:r w:rsidRPr="00502935">
        <w:rPr>
          <w:color w:val="0000FF"/>
          <w:sz w:val="24"/>
          <w:szCs w:val="24"/>
        </w:rPr>
        <w:t>nsure</w:t>
      </w:r>
      <w:r>
        <w:rPr>
          <w:color w:val="0000FF"/>
          <w:sz w:val="24"/>
          <w:szCs w:val="24"/>
        </w:rPr>
        <w:t xml:space="preserve"> that the</w:t>
      </w:r>
      <w:r w:rsidRPr="00502935">
        <w:rPr>
          <w:color w:val="0000FF"/>
          <w:sz w:val="24"/>
          <w:szCs w:val="24"/>
        </w:rPr>
        <w:t xml:space="preserve"> bunker is empty.</w:t>
      </w:r>
    </w:p>
    <w:p w14:paraId="0A424DBD"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 xml:space="preserve">Take electrical shutdown. &amp; </w:t>
      </w:r>
      <w:r>
        <w:rPr>
          <w:color w:val="0000FF"/>
          <w:sz w:val="24"/>
          <w:szCs w:val="24"/>
        </w:rPr>
        <w:t xml:space="preserve">disconnect </w:t>
      </w:r>
      <w:r w:rsidRPr="00502935">
        <w:rPr>
          <w:color w:val="0000FF"/>
          <w:sz w:val="24"/>
          <w:szCs w:val="24"/>
        </w:rPr>
        <w:t xml:space="preserve"> </w:t>
      </w:r>
      <w:r>
        <w:rPr>
          <w:color w:val="0000FF"/>
          <w:sz w:val="24"/>
          <w:szCs w:val="24"/>
        </w:rPr>
        <w:t xml:space="preserve"> the equipment.</w:t>
      </w:r>
    </w:p>
    <w:p w14:paraId="2CACF732"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Fix chain pulley block above VT at designated place.</w:t>
      </w:r>
      <w:r>
        <w:rPr>
          <w:color w:val="0000FF"/>
          <w:sz w:val="24"/>
          <w:szCs w:val="24"/>
        </w:rPr>
        <w:t xml:space="preserve"> Check the structural stability of the hooking point</w:t>
      </w:r>
    </w:p>
    <w:p w14:paraId="02940119"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Remove</w:t>
      </w:r>
      <w:r>
        <w:rPr>
          <w:color w:val="0000FF"/>
          <w:sz w:val="24"/>
          <w:szCs w:val="24"/>
        </w:rPr>
        <w:t xml:space="preserve"> the</w:t>
      </w:r>
      <w:r w:rsidRPr="00502935">
        <w:rPr>
          <w:color w:val="0000FF"/>
          <w:sz w:val="24"/>
          <w:szCs w:val="24"/>
        </w:rPr>
        <w:t xml:space="preserve"> vibrator actuator assembly</w:t>
      </w:r>
      <w:r>
        <w:rPr>
          <w:color w:val="0000FF"/>
          <w:sz w:val="24"/>
          <w:szCs w:val="24"/>
        </w:rPr>
        <w:t xml:space="preserve"> with care.</w:t>
      </w:r>
    </w:p>
    <w:p w14:paraId="02FADDF3" w14:textId="77777777" w:rsidR="003B7BB3" w:rsidRPr="00502935" w:rsidRDefault="003B7BB3" w:rsidP="003B7BB3">
      <w:pPr>
        <w:numPr>
          <w:ilvl w:val="0"/>
          <w:numId w:val="21"/>
        </w:numPr>
        <w:spacing w:before="100" w:beforeAutospacing="1" w:after="100" w:afterAutospacing="1"/>
        <w:rPr>
          <w:color w:val="0000FF"/>
          <w:sz w:val="24"/>
          <w:szCs w:val="24"/>
        </w:rPr>
      </w:pPr>
      <w:smartTag w:uri="urn:schemas-microsoft-com:office:smarttags" w:element="place">
        <w:smartTag w:uri="urn:schemas-microsoft-com:office:smarttags" w:element="City">
          <w:r w:rsidRPr="00502935">
            <w:rPr>
              <w:color w:val="0000FF"/>
              <w:sz w:val="24"/>
              <w:szCs w:val="24"/>
            </w:rPr>
            <w:t>Lift</w:t>
          </w:r>
        </w:smartTag>
        <w:r w:rsidRPr="00502935">
          <w:rPr>
            <w:color w:val="0000FF"/>
            <w:sz w:val="24"/>
            <w:szCs w:val="24"/>
          </w:rPr>
          <w:t xml:space="preserve"> </w:t>
        </w:r>
        <w:smartTag w:uri="urn:schemas-microsoft-com:office:smarttags" w:element="State">
          <w:r w:rsidRPr="00502935">
            <w:rPr>
              <w:color w:val="0000FF"/>
              <w:sz w:val="24"/>
              <w:szCs w:val="24"/>
            </w:rPr>
            <w:t>VT</w:t>
          </w:r>
        </w:smartTag>
      </w:smartTag>
      <w:r w:rsidRPr="00502935">
        <w:rPr>
          <w:color w:val="0000FF"/>
          <w:sz w:val="24"/>
          <w:szCs w:val="24"/>
        </w:rPr>
        <w:t xml:space="preserve"> &amp; lower VT on platform then get it shifted out of </w:t>
      </w:r>
      <w:r>
        <w:rPr>
          <w:color w:val="0000FF"/>
          <w:sz w:val="24"/>
          <w:szCs w:val="24"/>
        </w:rPr>
        <w:t xml:space="preserve">shed. Take precautions to avoid hitting of the assembly with other </w:t>
      </w:r>
      <w:proofErr w:type="spellStart"/>
      <w:r>
        <w:rPr>
          <w:color w:val="0000FF"/>
          <w:sz w:val="24"/>
          <w:szCs w:val="24"/>
        </w:rPr>
        <w:t>equipments</w:t>
      </w:r>
      <w:proofErr w:type="spellEnd"/>
      <w:r>
        <w:rPr>
          <w:color w:val="0000FF"/>
          <w:sz w:val="24"/>
          <w:szCs w:val="24"/>
        </w:rPr>
        <w:t>.</w:t>
      </w:r>
    </w:p>
    <w:p w14:paraId="6D2159CA"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Get</w:t>
      </w:r>
      <w:r>
        <w:rPr>
          <w:color w:val="0000FF"/>
          <w:sz w:val="24"/>
          <w:szCs w:val="24"/>
        </w:rPr>
        <w:t xml:space="preserve"> the</w:t>
      </w:r>
      <w:r w:rsidRPr="00502935">
        <w:rPr>
          <w:color w:val="0000FF"/>
          <w:sz w:val="24"/>
          <w:szCs w:val="24"/>
        </w:rPr>
        <w:t xml:space="preserve"> new VT on </w:t>
      </w:r>
      <w:r>
        <w:rPr>
          <w:color w:val="0000FF"/>
          <w:sz w:val="24"/>
          <w:szCs w:val="24"/>
        </w:rPr>
        <w:t xml:space="preserve">the </w:t>
      </w:r>
      <w:r w:rsidRPr="00502935">
        <w:rPr>
          <w:color w:val="0000FF"/>
          <w:sz w:val="24"/>
          <w:szCs w:val="24"/>
        </w:rPr>
        <w:t>platform &amp; lift it with</w:t>
      </w:r>
      <w:r>
        <w:rPr>
          <w:color w:val="0000FF"/>
          <w:sz w:val="24"/>
          <w:szCs w:val="24"/>
        </w:rPr>
        <w:t xml:space="preserve"> the</w:t>
      </w:r>
      <w:r w:rsidRPr="00502935">
        <w:rPr>
          <w:color w:val="0000FF"/>
          <w:sz w:val="24"/>
          <w:szCs w:val="24"/>
        </w:rPr>
        <w:t xml:space="preserve"> help of</w:t>
      </w:r>
      <w:r>
        <w:rPr>
          <w:color w:val="0000FF"/>
          <w:sz w:val="24"/>
          <w:szCs w:val="24"/>
        </w:rPr>
        <w:t xml:space="preserve"> a </w:t>
      </w:r>
      <w:r w:rsidRPr="00502935">
        <w:rPr>
          <w:color w:val="0000FF"/>
          <w:sz w:val="24"/>
          <w:szCs w:val="24"/>
        </w:rPr>
        <w:t>chain pulley</w:t>
      </w:r>
      <w:r>
        <w:rPr>
          <w:color w:val="0000FF"/>
          <w:sz w:val="24"/>
          <w:szCs w:val="24"/>
        </w:rPr>
        <w:t xml:space="preserve"> block.</w:t>
      </w:r>
    </w:p>
    <w:p w14:paraId="337E9928"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Put</w:t>
      </w:r>
      <w:r>
        <w:rPr>
          <w:color w:val="0000FF"/>
          <w:sz w:val="24"/>
          <w:szCs w:val="24"/>
        </w:rPr>
        <w:t xml:space="preserve"> the</w:t>
      </w:r>
      <w:r w:rsidRPr="00502935">
        <w:rPr>
          <w:color w:val="0000FF"/>
          <w:sz w:val="24"/>
          <w:szCs w:val="24"/>
        </w:rPr>
        <w:t xml:space="preserve">  holding bracket  spring  in position &amp; release</w:t>
      </w:r>
      <w:r>
        <w:rPr>
          <w:color w:val="0000FF"/>
          <w:sz w:val="24"/>
          <w:szCs w:val="24"/>
        </w:rPr>
        <w:t xml:space="preserve"> the</w:t>
      </w:r>
      <w:r w:rsidRPr="00502935">
        <w:rPr>
          <w:color w:val="0000FF"/>
          <w:sz w:val="24"/>
          <w:szCs w:val="24"/>
        </w:rPr>
        <w:t xml:space="preserve"> chain pulley block</w:t>
      </w:r>
    </w:p>
    <w:p w14:paraId="1AC672C5"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Fix</w:t>
      </w:r>
      <w:r>
        <w:rPr>
          <w:color w:val="0000FF"/>
          <w:sz w:val="24"/>
          <w:szCs w:val="24"/>
        </w:rPr>
        <w:t xml:space="preserve"> the</w:t>
      </w:r>
      <w:r w:rsidRPr="00502935">
        <w:rPr>
          <w:color w:val="0000FF"/>
          <w:sz w:val="24"/>
          <w:szCs w:val="24"/>
        </w:rPr>
        <w:t xml:space="preserve"> vibrator actuator assembly. Check</w:t>
      </w:r>
      <w:r>
        <w:rPr>
          <w:color w:val="0000FF"/>
          <w:sz w:val="24"/>
          <w:szCs w:val="24"/>
        </w:rPr>
        <w:t xml:space="preserve"> the</w:t>
      </w:r>
      <w:r w:rsidRPr="00502935">
        <w:rPr>
          <w:color w:val="0000FF"/>
          <w:sz w:val="24"/>
          <w:szCs w:val="24"/>
        </w:rPr>
        <w:t xml:space="preserve"> plates </w:t>
      </w:r>
      <w:r>
        <w:rPr>
          <w:color w:val="0000FF"/>
          <w:sz w:val="24"/>
          <w:szCs w:val="24"/>
        </w:rPr>
        <w:t>for any damage and replace, if needed.</w:t>
      </w:r>
    </w:p>
    <w:p w14:paraId="4A2D9DDF"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lastRenderedPageBreak/>
        <w:t>Check</w:t>
      </w:r>
      <w:r>
        <w:rPr>
          <w:color w:val="0000FF"/>
          <w:sz w:val="24"/>
          <w:szCs w:val="24"/>
        </w:rPr>
        <w:t xml:space="preserve"> the</w:t>
      </w:r>
      <w:r w:rsidRPr="00502935">
        <w:rPr>
          <w:color w:val="0000FF"/>
          <w:sz w:val="24"/>
          <w:szCs w:val="24"/>
        </w:rPr>
        <w:t xml:space="preserve"> gap between</w:t>
      </w:r>
      <w:r>
        <w:rPr>
          <w:color w:val="0000FF"/>
          <w:sz w:val="24"/>
          <w:szCs w:val="24"/>
        </w:rPr>
        <w:t xml:space="preserve"> the</w:t>
      </w:r>
      <w:r w:rsidRPr="00502935">
        <w:rPr>
          <w:color w:val="0000FF"/>
          <w:sz w:val="24"/>
          <w:szCs w:val="24"/>
        </w:rPr>
        <w:t xml:space="preserve"> coil &amp;</w:t>
      </w:r>
      <w:r>
        <w:rPr>
          <w:color w:val="0000FF"/>
          <w:sz w:val="24"/>
          <w:szCs w:val="24"/>
        </w:rPr>
        <w:t xml:space="preserve"> the</w:t>
      </w:r>
      <w:r w:rsidRPr="00502935">
        <w:rPr>
          <w:color w:val="0000FF"/>
          <w:sz w:val="24"/>
          <w:szCs w:val="24"/>
        </w:rPr>
        <w:t xml:space="preserve"> plates</w:t>
      </w:r>
      <w:r>
        <w:rPr>
          <w:color w:val="0000FF"/>
          <w:sz w:val="24"/>
          <w:szCs w:val="24"/>
        </w:rPr>
        <w:t xml:space="preserve">. </w:t>
      </w:r>
      <w:r w:rsidRPr="00502935">
        <w:rPr>
          <w:color w:val="0000FF"/>
          <w:sz w:val="24"/>
          <w:szCs w:val="24"/>
        </w:rPr>
        <w:t>Adjust the gap</w:t>
      </w:r>
      <w:r>
        <w:rPr>
          <w:color w:val="0000FF"/>
          <w:sz w:val="24"/>
          <w:szCs w:val="24"/>
        </w:rPr>
        <w:t xml:space="preserve"> to the required vibration level by adjusting the back adjusting bolt</w:t>
      </w:r>
    </w:p>
    <w:p w14:paraId="530E5797"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Tighten</w:t>
      </w:r>
      <w:r>
        <w:rPr>
          <w:color w:val="0000FF"/>
          <w:sz w:val="24"/>
          <w:szCs w:val="24"/>
        </w:rPr>
        <w:t xml:space="preserve"> the</w:t>
      </w:r>
      <w:r w:rsidRPr="00502935">
        <w:rPr>
          <w:color w:val="0000FF"/>
          <w:sz w:val="24"/>
          <w:szCs w:val="24"/>
        </w:rPr>
        <w:t xml:space="preserve"> adjusting bolt</w:t>
      </w:r>
      <w:r>
        <w:rPr>
          <w:color w:val="0000FF"/>
          <w:sz w:val="24"/>
          <w:szCs w:val="24"/>
        </w:rPr>
        <w:t xml:space="preserve"> to ensure fitting of the plates</w:t>
      </w:r>
    </w:p>
    <w:p w14:paraId="6843250D" w14:textId="77777777" w:rsidR="003B7BB3" w:rsidRPr="00502935" w:rsidRDefault="003B7BB3" w:rsidP="003B7BB3">
      <w:pPr>
        <w:numPr>
          <w:ilvl w:val="0"/>
          <w:numId w:val="21"/>
        </w:numPr>
        <w:spacing w:before="100" w:beforeAutospacing="1" w:after="100" w:afterAutospacing="1"/>
        <w:rPr>
          <w:color w:val="0000FF"/>
          <w:sz w:val="24"/>
          <w:szCs w:val="24"/>
        </w:rPr>
      </w:pPr>
      <w:r>
        <w:rPr>
          <w:color w:val="0000FF"/>
          <w:sz w:val="24"/>
          <w:szCs w:val="24"/>
        </w:rPr>
        <w:t>Ask</w:t>
      </w:r>
      <w:r w:rsidRPr="00502935">
        <w:rPr>
          <w:color w:val="0000FF"/>
          <w:sz w:val="24"/>
          <w:szCs w:val="24"/>
        </w:rPr>
        <w:t xml:space="preserve"> electrical</w:t>
      </w:r>
      <w:r>
        <w:rPr>
          <w:color w:val="0000FF"/>
          <w:sz w:val="24"/>
          <w:szCs w:val="24"/>
        </w:rPr>
        <w:t xml:space="preserve"> dept. for</w:t>
      </w:r>
      <w:r w:rsidRPr="00502935">
        <w:rPr>
          <w:color w:val="0000FF"/>
          <w:sz w:val="24"/>
          <w:szCs w:val="24"/>
        </w:rPr>
        <w:t xml:space="preserve"> connection</w:t>
      </w:r>
      <w:r>
        <w:rPr>
          <w:color w:val="0000FF"/>
          <w:sz w:val="24"/>
          <w:szCs w:val="24"/>
        </w:rPr>
        <w:t xml:space="preserve"> of motors / coils</w:t>
      </w:r>
      <w:r w:rsidRPr="00502935">
        <w:rPr>
          <w:color w:val="0000FF"/>
          <w:sz w:val="24"/>
          <w:szCs w:val="24"/>
        </w:rPr>
        <w:t xml:space="preserve"> ; Take trial</w:t>
      </w:r>
      <w:r>
        <w:rPr>
          <w:color w:val="0000FF"/>
          <w:sz w:val="24"/>
          <w:szCs w:val="24"/>
        </w:rPr>
        <w:t>s</w:t>
      </w:r>
      <w:r w:rsidRPr="00502935">
        <w:rPr>
          <w:color w:val="0000FF"/>
          <w:sz w:val="24"/>
          <w:szCs w:val="24"/>
        </w:rPr>
        <w:t xml:space="preserve"> in manual mode</w:t>
      </w:r>
    </w:p>
    <w:p w14:paraId="72F164D2"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Check</w:t>
      </w:r>
      <w:r>
        <w:rPr>
          <w:color w:val="0000FF"/>
          <w:sz w:val="24"/>
          <w:szCs w:val="24"/>
        </w:rPr>
        <w:t xml:space="preserve"> the</w:t>
      </w:r>
      <w:r w:rsidRPr="00502935">
        <w:rPr>
          <w:color w:val="0000FF"/>
          <w:sz w:val="24"/>
          <w:szCs w:val="24"/>
        </w:rPr>
        <w:t xml:space="preserve"> material flow for</w:t>
      </w:r>
      <w:r>
        <w:rPr>
          <w:color w:val="0000FF"/>
          <w:sz w:val="24"/>
          <w:szCs w:val="24"/>
        </w:rPr>
        <w:t xml:space="preserve"> the</w:t>
      </w:r>
      <w:r w:rsidRPr="00502935">
        <w:rPr>
          <w:color w:val="0000FF"/>
          <w:sz w:val="24"/>
          <w:szCs w:val="24"/>
        </w:rPr>
        <w:t xml:space="preserve"> desired rate.                                                                     </w:t>
      </w:r>
    </w:p>
    <w:p w14:paraId="31B5CB38" w14:textId="77777777" w:rsidR="003B7BB3" w:rsidRPr="00502935" w:rsidRDefault="003B7BB3" w:rsidP="003B7BB3">
      <w:pPr>
        <w:numPr>
          <w:ilvl w:val="0"/>
          <w:numId w:val="21"/>
        </w:numPr>
        <w:spacing w:before="100" w:beforeAutospacing="1" w:after="100" w:afterAutospacing="1"/>
        <w:rPr>
          <w:color w:val="0000FF"/>
          <w:sz w:val="24"/>
          <w:szCs w:val="24"/>
        </w:rPr>
      </w:pPr>
      <w:r w:rsidRPr="00502935">
        <w:rPr>
          <w:color w:val="0000FF"/>
          <w:sz w:val="24"/>
          <w:szCs w:val="24"/>
        </w:rPr>
        <w:t>Hand over</w:t>
      </w:r>
      <w:r>
        <w:rPr>
          <w:color w:val="0000FF"/>
          <w:sz w:val="24"/>
          <w:szCs w:val="24"/>
        </w:rPr>
        <w:t xml:space="preserve"> the equipment</w:t>
      </w:r>
      <w:r w:rsidRPr="00502935">
        <w:rPr>
          <w:color w:val="0000FF"/>
          <w:sz w:val="24"/>
          <w:szCs w:val="24"/>
        </w:rPr>
        <w:t xml:space="preserve"> to </w:t>
      </w:r>
      <w:r>
        <w:rPr>
          <w:color w:val="0000FF"/>
          <w:sz w:val="24"/>
          <w:szCs w:val="24"/>
        </w:rPr>
        <w:t>P</w:t>
      </w:r>
      <w:r w:rsidRPr="00502935">
        <w:rPr>
          <w:color w:val="0000FF"/>
          <w:sz w:val="24"/>
          <w:szCs w:val="24"/>
        </w:rPr>
        <w:t>roduction</w:t>
      </w:r>
      <w:r>
        <w:rPr>
          <w:color w:val="0000FF"/>
          <w:sz w:val="24"/>
          <w:szCs w:val="24"/>
        </w:rPr>
        <w:t xml:space="preserve"> dept</w:t>
      </w:r>
    </w:p>
    <w:p w14:paraId="2641F1CC" w14:textId="77777777" w:rsidR="003B7BB3" w:rsidRDefault="003B7BB3" w:rsidP="003B7BB3">
      <w:pPr>
        <w:rPr>
          <w:sz w:val="24"/>
        </w:rPr>
      </w:pPr>
    </w:p>
    <w:p w14:paraId="4AE5D967" w14:textId="77777777" w:rsidR="003B7BB3" w:rsidRDefault="003B7BB3" w:rsidP="003B7BB3">
      <w:pPr>
        <w:jc w:val="both"/>
        <w:rPr>
          <w:sz w:val="24"/>
        </w:rPr>
      </w:pPr>
      <w:r>
        <w:rPr>
          <w:sz w:val="24"/>
        </w:rPr>
        <w:t>Activity No 13</w:t>
      </w:r>
      <w:r>
        <w:rPr>
          <w:sz w:val="24"/>
        </w:rPr>
        <w:tab/>
        <w:t>:</w:t>
      </w:r>
      <w:r>
        <w:rPr>
          <w:sz w:val="24"/>
        </w:rPr>
        <w:tab/>
        <w:t>Replacing/cleaning of dust suppression nozzles</w:t>
      </w:r>
    </w:p>
    <w:p w14:paraId="6ED22A65" w14:textId="77777777" w:rsidR="003B7BB3" w:rsidRDefault="003B7BB3" w:rsidP="003B7BB3">
      <w:pPr>
        <w:rPr>
          <w:sz w:val="24"/>
        </w:rPr>
      </w:pPr>
    </w:p>
    <w:p w14:paraId="0FB146B3" w14:textId="77777777" w:rsidR="003B7BB3" w:rsidRPr="00117A79" w:rsidRDefault="003B7BB3" w:rsidP="003B7BB3">
      <w:pPr>
        <w:numPr>
          <w:ilvl w:val="0"/>
          <w:numId w:val="22"/>
        </w:numPr>
        <w:rPr>
          <w:color w:val="0000FF"/>
          <w:sz w:val="24"/>
          <w:szCs w:val="24"/>
        </w:rPr>
      </w:pPr>
      <w:r w:rsidRPr="00117A79">
        <w:rPr>
          <w:color w:val="0000FF"/>
          <w:sz w:val="24"/>
          <w:szCs w:val="24"/>
        </w:rPr>
        <w:t>Take  clearance</w:t>
      </w:r>
      <w:r>
        <w:rPr>
          <w:color w:val="0000FF"/>
          <w:sz w:val="24"/>
          <w:szCs w:val="24"/>
        </w:rPr>
        <w:t xml:space="preserve"> from Production dept., for stopping the system</w:t>
      </w:r>
    </w:p>
    <w:p w14:paraId="1EF20AFC" w14:textId="77777777" w:rsidR="003B7BB3" w:rsidRPr="00117A79" w:rsidRDefault="003B7BB3" w:rsidP="003B7BB3">
      <w:pPr>
        <w:numPr>
          <w:ilvl w:val="0"/>
          <w:numId w:val="22"/>
        </w:numPr>
        <w:rPr>
          <w:color w:val="0000FF"/>
          <w:sz w:val="24"/>
          <w:szCs w:val="24"/>
        </w:rPr>
      </w:pPr>
      <w:r w:rsidRPr="00117A79">
        <w:rPr>
          <w:color w:val="0000FF"/>
          <w:sz w:val="24"/>
          <w:szCs w:val="24"/>
        </w:rPr>
        <w:t>Close</w:t>
      </w:r>
      <w:r>
        <w:rPr>
          <w:color w:val="0000FF"/>
          <w:sz w:val="24"/>
          <w:szCs w:val="24"/>
        </w:rPr>
        <w:t xml:space="preserve"> the</w:t>
      </w:r>
      <w:r w:rsidRPr="00117A79">
        <w:rPr>
          <w:color w:val="0000FF"/>
          <w:sz w:val="24"/>
          <w:szCs w:val="24"/>
        </w:rPr>
        <w:t xml:space="preserve"> air &amp; water line valves </w:t>
      </w:r>
    </w:p>
    <w:p w14:paraId="469C23BD" w14:textId="77777777" w:rsidR="003B7BB3" w:rsidRDefault="003B7BB3" w:rsidP="003B7BB3">
      <w:pPr>
        <w:numPr>
          <w:ilvl w:val="0"/>
          <w:numId w:val="22"/>
        </w:numPr>
        <w:rPr>
          <w:color w:val="0000FF"/>
          <w:sz w:val="24"/>
          <w:szCs w:val="24"/>
        </w:rPr>
      </w:pPr>
      <w:r w:rsidRPr="00117A79">
        <w:rPr>
          <w:color w:val="0000FF"/>
          <w:sz w:val="24"/>
          <w:szCs w:val="24"/>
        </w:rPr>
        <w:t>Remove</w:t>
      </w:r>
      <w:r>
        <w:rPr>
          <w:color w:val="0000FF"/>
          <w:sz w:val="24"/>
          <w:szCs w:val="24"/>
        </w:rPr>
        <w:t xml:space="preserve"> the</w:t>
      </w:r>
      <w:r w:rsidRPr="00117A79">
        <w:rPr>
          <w:color w:val="0000FF"/>
          <w:sz w:val="24"/>
          <w:szCs w:val="24"/>
        </w:rPr>
        <w:t xml:space="preserve"> nozzle cap.  Take precaution</w:t>
      </w:r>
      <w:r>
        <w:rPr>
          <w:color w:val="0000FF"/>
          <w:sz w:val="24"/>
          <w:szCs w:val="24"/>
        </w:rPr>
        <w:t>s</w:t>
      </w:r>
      <w:r w:rsidRPr="00117A79">
        <w:rPr>
          <w:color w:val="0000FF"/>
          <w:sz w:val="24"/>
          <w:szCs w:val="24"/>
        </w:rPr>
        <w:t xml:space="preserve"> to avoid </w:t>
      </w:r>
      <w:r>
        <w:rPr>
          <w:color w:val="0000FF"/>
          <w:sz w:val="24"/>
          <w:szCs w:val="24"/>
        </w:rPr>
        <w:t>falling</w:t>
      </w:r>
      <w:r w:rsidRPr="00117A79">
        <w:rPr>
          <w:color w:val="0000FF"/>
          <w:sz w:val="24"/>
          <w:szCs w:val="24"/>
        </w:rPr>
        <w:t xml:space="preserve"> of nozzle &amp; nozzle cap on</w:t>
      </w:r>
      <w:r>
        <w:rPr>
          <w:color w:val="0000FF"/>
          <w:sz w:val="24"/>
          <w:szCs w:val="24"/>
        </w:rPr>
        <w:t xml:space="preserve"> the</w:t>
      </w:r>
      <w:r w:rsidRPr="00117A79">
        <w:rPr>
          <w:color w:val="0000FF"/>
          <w:sz w:val="24"/>
          <w:szCs w:val="24"/>
        </w:rPr>
        <w:t xml:space="preserve"> moving belt</w:t>
      </w:r>
      <w:r>
        <w:rPr>
          <w:color w:val="0000FF"/>
          <w:sz w:val="24"/>
          <w:szCs w:val="24"/>
        </w:rPr>
        <w:t>.</w:t>
      </w:r>
      <w:r w:rsidRPr="00117A79">
        <w:rPr>
          <w:color w:val="0000FF"/>
          <w:sz w:val="24"/>
          <w:szCs w:val="24"/>
        </w:rPr>
        <w:t xml:space="preserve"> </w:t>
      </w:r>
    </w:p>
    <w:p w14:paraId="6F13DA5B" w14:textId="77777777" w:rsidR="003B7BB3" w:rsidRPr="00117A79" w:rsidRDefault="003B7BB3" w:rsidP="003B7BB3">
      <w:pPr>
        <w:numPr>
          <w:ilvl w:val="0"/>
          <w:numId w:val="22"/>
        </w:numPr>
        <w:rPr>
          <w:color w:val="0000FF"/>
          <w:sz w:val="24"/>
          <w:szCs w:val="24"/>
        </w:rPr>
      </w:pPr>
      <w:r w:rsidRPr="00117A79">
        <w:rPr>
          <w:color w:val="0000FF"/>
          <w:sz w:val="24"/>
          <w:szCs w:val="24"/>
        </w:rPr>
        <w:t xml:space="preserve">If </w:t>
      </w:r>
      <w:r>
        <w:rPr>
          <w:color w:val="0000FF"/>
          <w:sz w:val="24"/>
          <w:szCs w:val="24"/>
        </w:rPr>
        <w:t>the</w:t>
      </w:r>
      <w:r w:rsidRPr="00117A79">
        <w:rPr>
          <w:color w:val="0000FF"/>
          <w:sz w:val="24"/>
          <w:szCs w:val="24"/>
        </w:rPr>
        <w:t xml:space="preserve"> nozzle &amp; nozzle cap holes</w:t>
      </w:r>
      <w:r>
        <w:rPr>
          <w:color w:val="0000FF"/>
          <w:sz w:val="24"/>
          <w:szCs w:val="24"/>
        </w:rPr>
        <w:t xml:space="preserve"> are</w:t>
      </w:r>
      <w:r w:rsidRPr="00117A79">
        <w:rPr>
          <w:color w:val="0000FF"/>
          <w:sz w:val="24"/>
          <w:szCs w:val="24"/>
        </w:rPr>
        <w:t xml:space="preserve"> found</w:t>
      </w:r>
      <w:r>
        <w:rPr>
          <w:color w:val="0000FF"/>
          <w:sz w:val="24"/>
          <w:szCs w:val="24"/>
        </w:rPr>
        <w:t xml:space="preserve"> to </w:t>
      </w:r>
      <w:r w:rsidRPr="00117A79">
        <w:rPr>
          <w:color w:val="0000FF"/>
          <w:sz w:val="24"/>
          <w:szCs w:val="24"/>
        </w:rPr>
        <w:t>choked, remove</w:t>
      </w:r>
      <w:r>
        <w:rPr>
          <w:color w:val="0000FF"/>
          <w:sz w:val="24"/>
          <w:szCs w:val="24"/>
        </w:rPr>
        <w:t xml:space="preserve"> the</w:t>
      </w:r>
      <w:r w:rsidRPr="00117A79">
        <w:rPr>
          <w:color w:val="0000FF"/>
          <w:sz w:val="24"/>
          <w:szCs w:val="24"/>
        </w:rPr>
        <w:t xml:space="preserve"> air &amp; water line </w:t>
      </w:r>
      <w:del w:id="68" w:author="Gajanan S Gogate" w:date="2019-11-15T17:02:00Z">
        <w:r w:rsidRPr="00117A79" w:rsidDel="00F3570F">
          <w:rPr>
            <w:color w:val="0000FF"/>
            <w:sz w:val="24"/>
            <w:szCs w:val="24"/>
          </w:rPr>
          <w:delText xml:space="preserve">pipes </w:delText>
        </w:r>
        <w:r w:rsidDel="00F3570F">
          <w:rPr>
            <w:color w:val="0000FF"/>
            <w:sz w:val="24"/>
            <w:szCs w:val="24"/>
          </w:rPr>
          <w:delText xml:space="preserve"> and</w:delText>
        </w:r>
      </w:del>
      <w:ins w:id="69" w:author="Gajanan S Gogate" w:date="2019-11-15T17:02:00Z">
        <w:r w:rsidR="00F3570F" w:rsidRPr="00117A79">
          <w:rPr>
            <w:color w:val="0000FF"/>
            <w:sz w:val="24"/>
            <w:szCs w:val="24"/>
          </w:rPr>
          <w:t xml:space="preserve">pipes </w:t>
        </w:r>
        <w:r w:rsidR="00F3570F">
          <w:rPr>
            <w:color w:val="0000FF"/>
            <w:sz w:val="24"/>
            <w:szCs w:val="24"/>
          </w:rPr>
          <w:t>and</w:t>
        </w:r>
      </w:ins>
      <w:r>
        <w:rPr>
          <w:color w:val="0000FF"/>
          <w:sz w:val="24"/>
          <w:szCs w:val="24"/>
        </w:rPr>
        <w:t xml:space="preserve"> clean the nozzle using a fine pin.</w:t>
      </w:r>
    </w:p>
    <w:p w14:paraId="67ACC6F3" w14:textId="77777777" w:rsidR="003B7BB3" w:rsidRPr="00117A79" w:rsidRDefault="003B7BB3" w:rsidP="003B7BB3">
      <w:pPr>
        <w:numPr>
          <w:ilvl w:val="0"/>
          <w:numId w:val="22"/>
        </w:numPr>
        <w:rPr>
          <w:color w:val="0000FF"/>
          <w:sz w:val="24"/>
          <w:szCs w:val="24"/>
        </w:rPr>
      </w:pPr>
      <w:r>
        <w:rPr>
          <w:color w:val="0000FF"/>
          <w:sz w:val="24"/>
          <w:szCs w:val="24"/>
        </w:rPr>
        <w:t xml:space="preserve">if nozzles are damaged, replace the old nozzle with new one </w:t>
      </w:r>
      <w:r w:rsidRPr="00117A79">
        <w:rPr>
          <w:color w:val="0000FF"/>
          <w:sz w:val="24"/>
          <w:szCs w:val="24"/>
        </w:rPr>
        <w:t xml:space="preserve">.        </w:t>
      </w:r>
    </w:p>
    <w:p w14:paraId="6A5935B6" w14:textId="77777777" w:rsidR="003B7BB3" w:rsidRPr="00117A79" w:rsidRDefault="003B7BB3" w:rsidP="003B7BB3">
      <w:pPr>
        <w:numPr>
          <w:ilvl w:val="0"/>
          <w:numId w:val="22"/>
        </w:numPr>
        <w:rPr>
          <w:color w:val="0000FF"/>
          <w:sz w:val="24"/>
          <w:szCs w:val="24"/>
        </w:rPr>
      </w:pPr>
      <w:r w:rsidRPr="00117A79">
        <w:rPr>
          <w:color w:val="0000FF"/>
          <w:sz w:val="24"/>
          <w:szCs w:val="24"/>
        </w:rPr>
        <w:t>Check nozzles by opening</w:t>
      </w:r>
      <w:r>
        <w:rPr>
          <w:color w:val="0000FF"/>
          <w:sz w:val="24"/>
          <w:szCs w:val="24"/>
        </w:rPr>
        <w:t xml:space="preserve"> the</w:t>
      </w:r>
      <w:r w:rsidRPr="00117A79">
        <w:rPr>
          <w:color w:val="0000FF"/>
          <w:sz w:val="24"/>
          <w:szCs w:val="24"/>
        </w:rPr>
        <w:t xml:space="preserve"> water line</w:t>
      </w:r>
      <w:r>
        <w:rPr>
          <w:color w:val="0000FF"/>
          <w:sz w:val="24"/>
          <w:szCs w:val="24"/>
        </w:rPr>
        <w:t>.</w:t>
      </w:r>
    </w:p>
    <w:p w14:paraId="7B6E745C" w14:textId="77777777" w:rsidR="003B7BB3" w:rsidRPr="00117A79" w:rsidRDefault="003B7BB3" w:rsidP="003B7BB3">
      <w:pPr>
        <w:numPr>
          <w:ilvl w:val="0"/>
          <w:numId w:val="22"/>
        </w:numPr>
        <w:rPr>
          <w:color w:val="0000FF"/>
          <w:sz w:val="24"/>
          <w:szCs w:val="24"/>
        </w:rPr>
      </w:pPr>
      <w:r w:rsidRPr="00117A79">
        <w:rPr>
          <w:color w:val="0000FF"/>
          <w:sz w:val="24"/>
          <w:szCs w:val="24"/>
        </w:rPr>
        <w:t>Re</w:t>
      </w:r>
      <w:r>
        <w:rPr>
          <w:color w:val="0000FF"/>
          <w:sz w:val="24"/>
          <w:szCs w:val="24"/>
        </w:rPr>
        <w:t>-</w:t>
      </w:r>
      <w:r w:rsidRPr="00117A79">
        <w:rPr>
          <w:color w:val="0000FF"/>
          <w:sz w:val="24"/>
          <w:szCs w:val="24"/>
        </w:rPr>
        <w:t xml:space="preserve">fix  the  nozzle cap </w:t>
      </w:r>
      <w:r>
        <w:rPr>
          <w:color w:val="0000FF"/>
          <w:sz w:val="24"/>
          <w:szCs w:val="24"/>
        </w:rPr>
        <w:t xml:space="preserve">on nozzle assembly and connect </w:t>
      </w:r>
      <w:r w:rsidRPr="00117A79">
        <w:rPr>
          <w:color w:val="0000FF"/>
          <w:sz w:val="24"/>
          <w:szCs w:val="24"/>
        </w:rPr>
        <w:t xml:space="preserve"> </w:t>
      </w:r>
      <w:r>
        <w:rPr>
          <w:color w:val="0000FF"/>
          <w:sz w:val="24"/>
          <w:szCs w:val="24"/>
        </w:rPr>
        <w:t>with quick release coupler  and tubing</w:t>
      </w:r>
      <w:r w:rsidRPr="00117A79">
        <w:rPr>
          <w:color w:val="0000FF"/>
          <w:sz w:val="24"/>
          <w:szCs w:val="24"/>
        </w:rPr>
        <w:t xml:space="preserve"> </w:t>
      </w:r>
    </w:p>
    <w:p w14:paraId="5772E72E" w14:textId="77777777" w:rsidR="003B7BB3" w:rsidRPr="00117A79" w:rsidRDefault="003B7BB3" w:rsidP="003B7BB3">
      <w:pPr>
        <w:numPr>
          <w:ilvl w:val="0"/>
          <w:numId w:val="22"/>
        </w:numPr>
        <w:rPr>
          <w:color w:val="0000FF"/>
          <w:sz w:val="24"/>
          <w:szCs w:val="24"/>
        </w:rPr>
      </w:pPr>
      <w:r w:rsidRPr="00117A79">
        <w:rPr>
          <w:color w:val="0000FF"/>
          <w:sz w:val="24"/>
          <w:szCs w:val="24"/>
        </w:rPr>
        <w:t xml:space="preserve">If </w:t>
      </w:r>
      <w:r>
        <w:rPr>
          <w:color w:val="0000FF"/>
          <w:sz w:val="24"/>
          <w:szCs w:val="24"/>
        </w:rPr>
        <w:t>the</w:t>
      </w:r>
      <w:r w:rsidRPr="00117A79">
        <w:rPr>
          <w:color w:val="0000FF"/>
          <w:sz w:val="24"/>
          <w:szCs w:val="24"/>
        </w:rPr>
        <w:t xml:space="preserve"> water </w:t>
      </w:r>
      <w:r>
        <w:rPr>
          <w:color w:val="0000FF"/>
          <w:sz w:val="24"/>
          <w:szCs w:val="24"/>
        </w:rPr>
        <w:t xml:space="preserve">sprays remain on in </w:t>
      </w:r>
      <w:r w:rsidRPr="00117A79">
        <w:rPr>
          <w:color w:val="0000FF"/>
          <w:sz w:val="24"/>
          <w:szCs w:val="24"/>
        </w:rPr>
        <w:t>idle condition, check for solenoid valve choke up.</w:t>
      </w:r>
    </w:p>
    <w:p w14:paraId="6E1BAFFE" w14:textId="77777777" w:rsidR="003B7BB3" w:rsidRPr="00117A79" w:rsidRDefault="003B7BB3" w:rsidP="003B7BB3">
      <w:pPr>
        <w:numPr>
          <w:ilvl w:val="0"/>
          <w:numId w:val="22"/>
        </w:numPr>
        <w:rPr>
          <w:color w:val="0000FF"/>
          <w:sz w:val="24"/>
          <w:szCs w:val="24"/>
        </w:rPr>
      </w:pPr>
      <w:r w:rsidRPr="00117A79">
        <w:rPr>
          <w:color w:val="0000FF"/>
          <w:sz w:val="24"/>
          <w:szCs w:val="24"/>
        </w:rPr>
        <w:t>After cleaning solenoid valve , start the system</w:t>
      </w:r>
    </w:p>
    <w:p w14:paraId="373B8CC6" w14:textId="77777777" w:rsidR="003B7BB3" w:rsidRDefault="003B7BB3" w:rsidP="003B7BB3">
      <w:pPr>
        <w:rPr>
          <w:color w:val="0000FF"/>
        </w:rPr>
      </w:pPr>
    </w:p>
    <w:p w14:paraId="0294582F" w14:textId="77777777" w:rsidR="003B7BB3" w:rsidRDefault="003B7BB3" w:rsidP="003B7BB3">
      <w:pPr>
        <w:numPr>
          <w:ilvl w:val="0"/>
          <w:numId w:val="9"/>
        </w:numPr>
        <w:jc w:val="both"/>
        <w:rPr>
          <w:sz w:val="24"/>
        </w:rPr>
      </w:pPr>
      <w:r>
        <w:rPr>
          <w:sz w:val="24"/>
        </w:rPr>
        <w:t>Activity No 14</w:t>
      </w:r>
      <w:r>
        <w:rPr>
          <w:sz w:val="24"/>
        </w:rPr>
        <w:tab/>
        <w:t>:</w:t>
      </w:r>
      <w:r>
        <w:rPr>
          <w:sz w:val="24"/>
        </w:rPr>
        <w:tab/>
        <w:t>VF/VC liner plate changing</w:t>
      </w:r>
    </w:p>
    <w:p w14:paraId="1007A4CC" w14:textId="77777777" w:rsidR="003B7BB3" w:rsidRPr="00444ECD" w:rsidRDefault="003B7BB3" w:rsidP="003B7BB3">
      <w:pPr>
        <w:rPr>
          <w:color w:val="0000FF"/>
          <w:sz w:val="24"/>
          <w:szCs w:val="24"/>
        </w:rPr>
      </w:pPr>
    </w:p>
    <w:p w14:paraId="1049CF8D" w14:textId="77777777" w:rsidR="003B7BB3" w:rsidRDefault="003B7BB3" w:rsidP="003B7BB3">
      <w:pPr>
        <w:numPr>
          <w:ilvl w:val="0"/>
          <w:numId w:val="23"/>
        </w:numPr>
        <w:rPr>
          <w:color w:val="0000FF"/>
          <w:sz w:val="24"/>
          <w:szCs w:val="24"/>
        </w:rPr>
      </w:pPr>
      <w:r w:rsidRPr="00444ECD">
        <w:rPr>
          <w:color w:val="0000FF"/>
          <w:sz w:val="24"/>
          <w:szCs w:val="24"/>
        </w:rPr>
        <w:t>Take clearance</w:t>
      </w:r>
      <w:r>
        <w:rPr>
          <w:color w:val="0000FF"/>
          <w:sz w:val="24"/>
          <w:szCs w:val="24"/>
        </w:rPr>
        <w:t xml:space="preserve"> from Production dept.</w:t>
      </w:r>
      <w:r w:rsidRPr="00444ECD">
        <w:rPr>
          <w:color w:val="0000FF"/>
          <w:sz w:val="24"/>
          <w:szCs w:val="24"/>
        </w:rPr>
        <w:t xml:space="preserve">                                                     </w:t>
      </w:r>
      <w:r>
        <w:rPr>
          <w:color w:val="0000FF"/>
          <w:sz w:val="24"/>
          <w:szCs w:val="24"/>
        </w:rPr>
        <w:t xml:space="preserve">                            </w:t>
      </w:r>
    </w:p>
    <w:p w14:paraId="7AAC097E" w14:textId="77777777" w:rsidR="003B7BB3" w:rsidRDefault="003B7BB3" w:rsidP="003B7BB3">
      <w:pPr>
        <w:numPr>
          <w:ilvl w:val="0"/>
          <w:numId w:val="23"/>
        </w:numPr>
        <w:rPr>
          <w:color w:val="0000FF"/>
          <w:sz w:val="24"/>
          <w:szCs w:val="24"/>
        </w:rPr>
      </w:pPr>
      <w:r w:rsidRPr="00444ECD">
        <w:rPr>
          <w:color w:val="0000FF"/>
          <w:sz w:val="24"/>
          <w:szCs w:val="24"/>
        </w:rPr>
        <w:t>Take electrical shutdown of</w:t>
      </w:r>
      <w:r>
        <w:rPr>
          <w:color w:val="0000FF"/>
          <w:sz w:val="24"/>
          <w:szCs w:val="24"/>
        </w:rPr>
        <w:t xml:space="preserve"> the</w:t>
      </w:r>
      <w:r w:rsidRPr="00444ECD">
        <w:rPr>
          <w:color w:val="0000FF"/>
          <w:sz w:val="24"/>
          <w:szCs w:val="24"/>
        </w:rPr>
        <w:t xml:space="preserve"> equipment</w:t>
      </w:r>
      <w:r>
        <w:rPr>
          <w:color w:val="0000FF"/>
          <w:sz w:val="24"/>
          <w:szCs w:val="24"/>
        </w:rPr>
        <w:t>,</w:t>
      </w:r>
      <w:r w:rsidRPr="00444ECD">
        <w:rPr>
          <w:color w:val="0000FF"/>
          <w:sz w:val="24"/>
          <w:szCs w:val="24"/>
        </w:rPr>
        <w:t xml:space="preserve"> wherever possible.                         </w:t>
      </w:r>
      <w:r>
        <w:rPr>
          <w:color w:val="0000FF"/>
          <w:sz w:val="24"/>
          <w:szCs w:val="24"/>
        </w:rPr>
        <w:t xml:space="preserve">                           </w:t>
      </w:r>
    </w:p>
    <w:p w14:paraId="34F52C99" w14:textId="77777777" w:rsidR="003B7BB3" w:rsidRPr="00444ECD" w:rsidRDefault="003B7BB3" w:rsidP="003B7BB3">
      <w:pPr>
        <w:numPr>
          <w:ilvl w:val="0"/>
          <w:numId w:val="23"/>
        </w:numPr>
        <w:rPr>
          <w:color w:val="0000FF"/>
          <w:sz w:val="24"/>
          <w:szCs w:val="24"/>
        </w:rPr>
      </w:pPr>
      <w:del w:id="70" w:author="Gajanan S Gogate" w:date="2019-11-15T17:02:00Z">
        <w:r w:rsidRPr="00444ECD" w:rsidDel="00F3570F">
          <w:rPr>
            <w:color w:val="0000FF"/>
            <w:sz w:val="24"/>
            <w:szCs w:val="24"/>
          </w:rPr>
          <w:delText>Incase</w:delText>
        </w:r>
      </w:del>
      <w:ins w:id="71" w:author="Gajanan S Gogate" w:date="2019-11-15T17:02:00Z">
        <w:r w:rsidR="00F3570F" w:rsidRPr="00444ECD">
          <w:rPr>
            <w:color w:val="0000FF"/>
            <w:sz w:val="24"/>
            <w:szCs w:val="24"/>
          </w:rPr>
          <w:t>In case</w:t>
        </w:r>
      </w:ins>
      <w:r w:rsidRPr="00444ECD">
        <w:rPr>
          <w:color w:val="0000FF"/>
          <w:sz w:val="24"/>
          <w:szCs w:val="24"/>
        </w:rPr>
        <w:t xml:space="preserve"> you are working above</w:t>
      </w:r>
      <w:r>
        <w:rPr>
          <w:color w:val="0000FF"/>
          <w:sz w:val="24"/>
          <w:szCs w:val="24"/>
        </w:rPr>
        <w:t xml:space="preserve"> a</w:t>
      </w:r>
      <w:r w:rsidRPr="00444ECD">
        <w:rPr>
          <w:color w:val="0000FF"/>
          <w:sz w:val="24"/>
          <w:szCs w:val="24"/>
        </w:rPr>
        <w:t xml:space="preserve"> belt</w:t>
      </w:r>
      <w:r>
        <w:rPr>
          <w:color w:val="0000FF"/>
          <w:sz w:val="24"/>
          <w:szCs w:val="24"/>
        </w:rPr>
        <w:t>,</w:t>
      </w:r>
      <w:r w:rsidRPr="00444ECD">
        <w:rPr>
          <w:color w:val="0000FF"/>
          <w:sz w:val="24"/>
          <w:szCs w:val="24"/>
        </w:rPr>
        <w:t xml:space="preserve"> cover belt below with GI sheet or MS plate of required length</w:t>
      </w:r>
      <w:r>
        <w:rPr>
          <w:color w:val="0000FF"/>
          <w:sz w:val="24"/>
          <w:szCs w:val="24"/>
        </w:rPr>
        <w:t xml:space="preserve">, </w:t>
      </w:r>
      <w:r w:rsidRPr="00444ECD">
        <w:rPr>
          <w:color w:val="0000FF"/>
          <w:sz w:val="24"/>
          <w:szCs w:val="24"/>
        </w:rPr>
        <w:t>before</w:t>
      </w:r>
      <w:r>
        <w:rPr>
          <w:color w:val="0000FF"/>
          <w:sz w:val="24"/>
          <w:szCs w:val="24"/>
        </w:rPr>
        <w:t xml:space="preserve"> starting the job.</w:t>
      </w:r>
    </w:p>
    <w:p w14:paraId="3CBCACF1" w14:textId="77777777" w:rsidR="003B7BB3" w:rsidRPr="00444ECD" w:rsidRDefault="003B7BB3" w:rsidP="003B7BB3">
      <w:pPr>
        <w:numPr>
          <w:ilvl w:val="0"/>
          <w:numId w:val="23"/>
        </w:numPr>
        <w:spacing w:before="100" w:beforeAutospacing="1" w:after="100" w:afterAutospacing="1"/>
        <w:ind w:right="720"/>
        <w:rPr>
          <w:color w:val="0000FF"/>
          <w:sz w:val="24"/>
          <w:szCs w:val="24"/>
        </w:rPr>
      </w:pPr>
      <w:r w:rsidRPr="00444ECD">
        <w:rPr>
          <w:color w:val="0000FF"/>
          <w:sz w:val="24"/>
          <w:szCs w:val="24"/>
        </w:rPr>
        <w:t>Ensure</w:t>
      </w:r>
      <w:r>
        <w:rPr>
          <w:color w:val="0000FF"/>
          <w:sz w:val="24"/>
          <w:szCs w:val="24"/>
        </w:rPr>
        <w:t xml:space="preserve"> the availability of</w:t>
      </w:r>
      <w:r w:rsidRPr="00444ECD">
        <w:rPr>
          <w:color w:val="0000FF"/>
          <w:sz w:val="24"/>
          <w:szCs w:val="24"/>
        </w:rPr>
        <w:t xml:space="preserve"> water and</w:t>
      </w:r>
      <w:r>
        <w:rPr>
          <w:color w:val="0000FF"/>
          <w:sz w:val="24"/>
          <w:szCs w:val="24"/>
        </w:rPr>
        <w:t xml:space="preserve"> other</w:t>
      </w:r>
      <w:r w:rsidRPr="00444ECD">
        <w:rPr>
          <w:color w:val="0000FF"/>
          <w:sz w:val="24"/>
          <w:szCs w:val="24"/>
        </w:rPr>
        <w:t xml:space="preserve"> fire </w:t>
      </w:r>
      <w:r>
        <w:rPr>
          <w:color w:val="0000FF"/>
          <w:sz w:val="24"/>
          <w:szCs w:val="24"/>
        </w:rPr>
        <w:t>extinguisher</w:t>
      </w:r>
      <w:r w:rsidRPr="00444ECD">
        <w:rPr>
          <w:color w:val="0000FF"/>
          <w:sz w:val="24"/>
          <w:szCs w:val="24"/>
        </w:rPr>
        <w:t xml:space="preserve"> at job site. Also </w:t>
      </w:r>
      <w:r>
        <w:rPr>
          <w:color w:val="0000FF"/>
          <w:sz w:val="24"/>
          <w:szCs w:val="24"/>
        </w:rPr>
        <w:t>depute</w:t>
      </w:r>
      <w:r w:rsidRPr="00444ECD">
        <w:rPr>
          <w:color w:val="0000FF"/>
          <w:sz w:val="24"/>
          <w:szCs w:val="24"/>
        </w:rPr>
        <w:t xml:space="preserve"> 1 person to keep</w:t>
      </w:r>
      <w:r>
        <w:rPr>
          <w:color w:val="0000FF"/>
          <w:sz w:val="24"/>
          <w:szCs w:val="24"/>
        </w:rPr>
        <w:t xml:space="preserve"> a</w:t>
      </w:r>
      <w:r w:rsidRPr="00444ECD">
        <w:rPr>
          <w:color w:val="0000FF"/>
          <w:sz w:val="24"/>
          <w:szCs w:val="24"/>
        </w:rPr>
        <w:t xml:space="preserve"> watch on the belt. </w:t>
      </w:r>
    </w:p>
    <w:p w14:paraId="2D437EB5" w14:textId="77777777" w:rsidR="003B7BB3" w:rsidRPr="00444ECD" w:rsidRDefault="003B7BB3" w:rsidP="003B7BB3">
      <w:pPr>
        <w:numPr>
          <w:ilvl w:val="0"/>
          <w:numId w:val="23"/>
        </w:numPr>
        <w:spacing w:before="100" w:beforeAutospacing="1" w:after="100" w:afterAutospacing="1"/>
        <w:ind w:right="720"/>
        <w:rPr>
          <w:color w:val="0000FF"/>
          <w:sz w:val="24"/>
          <w:szCs w:val="24"/>
        </w:rPr>
      </w:pPr>
      <w:r w:rsidRPr="00444ECD">
        <w:rPr>
          <w:color w:val="0000FF"/>
          <w:sz w:val="24"/>
          <w:szCs w:val="24"/>
        </w:rPr>
        <w:t>Once</w:t>
      </w:r>
      <w:r>
        <w:rPr>
          <w:color w:val="0000FF"/>
          <w:sz w:val="24"/>
          <w:szCs w:val="24"/>
        </w:rPr>
        <w:t xml:space="preserve"> the</w:t>
      </w:r>
      <w:r w:rsidRPr="00444ECD">
        <w:rPr>
          <w:color w:val="0000FF"/>
          <w:sz w:val="24"/>
          <w:szCs w:val="24"/>
        </w:rPr>
        <w:t xml:space="preserve"> job is completed</w:t>
      </w:r>
      <w:r>
        <w:rPr>
          <w:color w:val="0000FF"/>
          <w:sz w:val="24"/>
          <w:szCs w:val="24"/>
        </w:rPr>
        <w:t>,</w:t>
      </w:r>
      <w:r w:rsidRPr="00444ECD">
        <w:rPr>
          <w:color w:val="0000FF"/>
          <w:sz w:val="24"/>
          <w:szCs w:val="24"/>
        </w:rPr>
        <w:t xml:space="preserve"> ensure that all scrap generated is shifted from site and GI sheet or MS plate is removed. </w:t>
      </w:r>
    </w:p>
    <w:p w14:paraId="1160A17A" w14:textId="77777777" w:rsidR="003B7BB3" w:rsidRPr="00444ECD" w:rsidRDefault="003B7BB3" w:rsidP="003B7BB3">
      <w:pPr>
        <w:numPr>
          <w:ilvl w:val="0"/>
          <w:numId w:val="23"/>
        </w:numPr>
        <w:spacing w:before="100" w:beforeAutospacing="1" w:after="100" w:afterAutospacing="1"/>
        <w:rPr>
          <w:color w:val="0000FF"/>
          <w:sz w:val="24"/>
          <w:szCs w:val="24"/>
        </w:rPr>
      </w:pPr>
      <w:r>
        <w:rPr>
          <w:color w:val="0000FF"/>
          <w:sz w:val="24"/>
          <w:szCs w:val="24"/>
        </w:rPr>
        <w:t>While</w:t>
      </w:r>
      <w:r w:rsidRPr="00444ECD">
        <w:rPr>
          <w:color w:val="0000FF"/>
          <w:sz w:val="24"/>
          <w:szCs w:val="24"/>
        </w:rPr>
        <w:t xml:space="preserve"> working at</w:t>
      </w:r>
      <w:r>
        <w:rPr>
          <w:color w:val="0000FF"/>
          <w:sz w:val="24"/>
          <w:szCs w:val="24"/>
        </w:rPr>
        <w:t xml:space="preserve"> a</w:t>
      </w:r>
      <w:r w:rsidRPr="00444ECD">
        <w:rPr>
          <w:color w:val="0000FF"/>
          <w:sz w:val="24"/>
          <w:szCs w:val="24"/>
        </w:rPr>
        <w:t xml:space="preserve"> height, barricade the area below. </w:t>
      </w:r>
    </w:p>
    <w:p w14:paraId="431F6FE1" w14:textId="77777777" w:rsidR="003B7BB3" w:rsidRDefault="003B7BB3" w:rsidP="003B7BB3">
      <w:pPr>
        <w:numPr>
          <w:ilvl w:val="0"/>
          <w:numId w:val="23"/>
        </w:numPr>
        <w:spacing w:before="100" w:beforeAutospacing="1" w:after="100" w:afterAutospacing="1"/>
        <w:rPr>
          <w:color w:val="0000FF"/>
          <w:sz w:val="24"/>
          <w:szCs w:val="24"/>
        </w:rPr>
      </w:pPr>
      <w:r w:rsidRPr="00444ECD">
        <w:rPr>
          <w:color w:val="0000FF"/>
          <w:sz w:val="24"/>
          <w:szCs w:val="24"/>
        </w:rPr>
        <w:lastRenderedPageBreak/>
        <w:t>If the bin has</w:t>
      </w:r>
      <w:r>
        <w:rPr>
          <w:color w:val="0000FF"/>
          <w:sz w:val="24"/>
          <w:szCs w:val="24"/>
        </w:rPr>
        <w:t xml:space="preserve"> a</w:t>
      </w:r>
      <w:r w:rsidRPr="00444ECD">
        <w:rPr>
          <w:color w:val="0000FF"/>
          <w:sz w:val="24"/>
          <w:szCs w:val="24"/>
        </w:rPr>
        <w:t xml:space="preserve"> load cell, ask instrumentation</w:t>
      </w:r>
      <w:r>
        <w:rPr>
          <w:color w:val="0000FF"/>
          <w:sz w:val="24"/>
          <w:szCs w:val="24"/>
        </w:rPr>
        <w:t xml:space="preserve"> dept.</w:t>
      </w:r>
      <w:r w:rsidRPr="00444ECD">
        <w:rPr>
          <w:color w:val="0000FF"/>
          <w:sz w:val="24"/>
          <w:szCs w:val="24"/>
        </w:rPr>
        <w:t xml:space="preserve"> to remove the same and give </w:t>
      </w:r>
      <w:del w:id="72" w:author="Gajanan S Gogate" w:date="2019-11-15T17:02:00Z">
        <w:r w:rsidRPr="00444ECD" w:rsidDel="00F3570F">
          <w:rPr>
            <w:color w:val="0000FF"/>
            <w:sz w:val="24"/>
            <w:szCs w:val="24"/>
          </w:rPr>
          <w:delText>clearance(</w:delText>
        </w:r>
      </w:del>
      <w:ins w:id="73" w:author="Gajanan S Gogate" w:date="2019-11-15T17:02:00Z">
        <w:r w:rsidR="00F3570F" w:rsidRPr="00444ECD">
          <w:rPr>
            <w:color w:val="0000FF"/>
            <w:sz w:val="24"/>
            <w:szCs w:val="24"/>
          </w:rPr>
          <w:t>clearance (</w:t>
        </w:r>
      </w:ins>
      <w:r w:rsidRPr="00444ECD">
        <w:rPr>
          <w:color w:val="0000FF"/>
          <w:sz w:val="24"/>
          <w:szCs w:val="24"/>
        </w:rPr>
        <w:t xml:space="preserve">direct earthing has to be given to the equipment)                          </w:t>
      </w:r>
      <w:r>
        <w:rPr>
          <w:color w:val="0000FF"/>
          <w:sz w:val="24"/>
          <w:szCs w:val="24"/>
        </w:rPr>
        <w:t xml:space="preserve">                        </w:t>
      </w:r>
      <w:r w:rsidRPr="00444ECD">
        <w:rPr>
          <w:color w:val="0000FF"/>
          <w:sz w:val="24"/>
          <w:szCs w:val="24"/>
        </w:rPr>
        <w:t xml:space="preserve">Remove the damaged liner plate by gas cutting.                                      </w:t>
      </w:r>
      <w:r>
        <w:rPr>
          <w:color w:val="0000FF"/>
          <w:sz w:val="24"/>
          <w:szCs w:val="24"/>
        </w:rPr>
        <w:t xml:space="preserve">                           </w:t>
      </w:r>
    </w:p>
    <w:p w14:paraId="2813EB2C" w14:textId="77777777" w:rsidR="003B7BB3" w:rsidRDefault="003B7BB3" w:rsidP="003B7BB3">
      <w:pPr>
        <w:numPr>
          <w:ilvl w:val="0"/>
          <w:numId w:val="23"/>
        </w:numPr>
        <w:spacing w:before="100" w:beforeAutospacing="1" w:after="100" w:afterAutospacing="1"/>
        <w:rPr>
          <w:color w:val="0000FF"/>
          <w:sz w:val="24"/>
          <w:szCs w:val="24"/>
        </w:rPr>
      </w:pPr>
      <w:r w:rsidRPr="00444ECD">
        <w:rPr>
          <w:color w:val="0000FF"/>
          <w:sz w:val="24"/>
          <w:szCs w:val="24"/>
        </w:rPr>
        <w:t xml:space="preserve">Fix new liner plate with countersunk screws and also </w:t>
      </w:r>
      <w:r>
        <w:rPr>
          <w:color w:val="0000FF"/>
          <w:sz w:val="24"/>
          <w:szCs w:val="24"/>
        </w:rPr>
        <w:t>tack</w:t>
      </w:r>
      <w:r w:rsidRPr="00444ECD">
        <w:rPr>
          <w:color w:val="0000FF"/>
          <w:sz w:val="24"/>
          <w:szCs w:val="24"/>
        </w:rPr>
        <w:t xml:space="preserve"> weld for additional safety.  </w:t>
      </w:r>
      <w:r>
        <w:rPr>
          <w:color w:val="0000FF"/>
          <w:sz w:val="24"/>
          <w:szCs w:val="24"/>
        </w:rPr>
        <w:t>G</w:t>
      </w:r>
      <w:r w:rsidRPr="00444ECD">
        <w:rPr>
          <w:color w:val="0000FF"/>
          <w:sz w:val="24"/>
          <w:szCs w:val="24"/>
        </w:rPr>
        <w:t>ive clearance to instrumentation</w:t>
      </w:r>
      <w:r>
        <w:rPr>
          <w:color w:val="0000FF"/>
          <w:sz w:val="24"/>
          <w:szCs w:val="24"/>
        </w:rPr>
        <w:t xml:space="preserve"> dept.</w:t>
      </w:r>
      <w:r w:rsidRPr="00444ECD">
        <w:rPr>
          <w:color w:val="0000FF"/>
          <w:sz w:val="24"/>
          <w:szCs w:val="24"/>
        </w:rPr>
        <w:t xml:space="preserve"> to fix</w:t>
      </w:r>
      <w:r>
        <w:rPr>
          <w:color w:val="0000FF"/>
          <w:sz w:val="24"/>
          <w:szCs w:val="24"/>
        </w:rPr>
        <w:t xml:space="preserve"> the</w:t>
      </w:r>
      <w:r w:rsidRPr="00444ECD">
        <w:rPr>
          <w:color w:val="0000FF"/>
          <w:sz w:val="24"/>
          <w:szCs w:val="24"/>
        </w:rPr>
        <w:t xml:space="preserve"> load cell.                  </w:t>
      </w:r>
      <w:r>
        <w:rPr>
          <w:color w:val="0000FF"/>
          <w:sz w:val="24"/>
          <w:szCs w:val="24"/>
        </w:rPr>
        <w:t xml:space="preserve">                           </w:t>
      </w:r>
    </w:p>
    <w:p w14:paraId="1F31C80F" w14:textId="77777777" w:rsidR="003B7BB3" w:rsidRDefault="003B7BB3" w:rsidP="003B7BB3">
      <w:pPr>
        <w:numPr>
          <w:ilvl w:val="0"/>
          <w:numId w:val="23"/>
        </w:numPr>
        <w:spacing w:before="100" w:beforeAutospacing="1" w:after="100" w:afterAutospacing="1"/>
        <w:rPr>
          <w:color w:val="0000FF"/>
          <w:sz w:val="24"/>
          <w:szCs w:val="24"/>
        </w:rPr>
      </w:pPr>
      <w:r w:rsidRPr="00444ECD">
        <w:rPr>
          <w:color w:val="0000FF"/>
          <w:sz w:val="24"/>
          <w:szCs w:val="24"/>
        </w:rPr>
        <w:t>Clear</w:t>
      </w:r>
      <w:r>
        <w:rPr>
          <w:color w:val="0000FF"/>
          <w:sz w:val="24"/>
          <w:szCs w:val="24"/>
        </w:rPr>
        <w:t xml:space="preserve"> the</w:t>
      </w:r>
      <w:r w:rsidRPr="00444ECD">
        <w:rPr>
          <w:color w:val="0000FF"/>
          <w:sz w:val="24"/>
          <w:szCs w:val="24"/>
        </w:rPr>
        <w:t xml:space="preserve"> electrical </w:t>
      </w:r>
      <w:proofErr w:type="spellStart"/>
      <w:r w:rsidRPr="00444ECD">
        <w:rPr>
          <w:color w:val="0000FF"/>
          <w:sz w:val="24"/>
          <w:szCs w:val="24"/>
        </w:rPr>
        <w:t>shutdown</w:t>
      </w:r>
      <w:proofErr w:type="spellEnd"/>
      <w:r w:rsidRPr="00444ECD">
        <w:rPr>
          <w:color w:val="0000FF"/>
          <w:sz w:val="24"/>
          <w:szCs w:val="24"/>
        </w:rPr>
        <w:t xml:space="preserve"> and take trial</w:t>
      </w:r>
      <w:r>
        <w:rPr>
          <w:color w:val="0000FF"/>
          <w:sz w:val="24"/>
          <w:szCs w:val="24"/>
        </w:rPr>
        <w:t>s</w:t>
      </w:r>
      <w:r w:rsidRPr="00444ECD">
        <w:rPr>
          <w:color w:val="0000FF"/>
          <w:sz w:val="24"/>
          <w:szCs w:val="24"/>
        </w:rPr>
        <w:t xml:space="preserve"> in manual mode</w:t>
      </w:r>
      <w:r>
        <w:rPr>
          <w:color w:val="0000FF"/>
          <w:sz w:val="24"/>
          <w:szCs w:val="24"/>
        </w:rPr>
        <w:t>,</w:t>
      </w:r>
      <w:r w:rsidRPr="00444ECD">
        <w:rPr>
          <w:color w:val="0000FF"/>
          <w:sz w:val="24"/>
          <w:szCs w:val="24"/>
        </w:rPr>
        <w:t xml:space="preserve"> wherever possible</w:t>
      </w:r>
      <w:r>
        <w:rPr>
          <w:color w:val="0000FF"/>
          <w:sz w:val="24"/>
          <w:szCs w:val="24"/>
        </w:rPr>
        <w:t xml:space="preserve">.                          </w:t>
      </w:r>
      <w:r w:rsidRPr="00444ECD">
        <w:rPr>
          <w:color w:val="0000FF"/>
          <w:sz w:val="24"/>
          <w:szCs w:val="24"/>
        </w:rPr>
        <w:t>Hand over</w:t>
      </w:r>
      <w:r>
        <w:rPr>
          <w:color w:val="0000FF"/>
          <w:sz w:val="24"/>
          <w:szCs w:val="24"/>
        </w:rPr>
        <w:t xml:space="preserve"> the equipment</w:t>
      </w:r>
      <w:r w:rsidRPr="00444ECD">
        <w:rPr>
          <w:color w:val="0000FF"/>
          <w:sz w:val="24"/>
          <w:szCs w:val="24"/>
        </w:rPr>
        <w:t xml:space="preserve"> to </w:t>
      </w:r>
      <w:r>
        <w:rPr>
          <w:color w:val="0000FF"/>
          <w:sz w:val="24"/>
          <w:szCs w:val="24"/>
        </w:rPr>
        <w:t>P</w:t>
      </w:r>
      <w:r w:rsidRPr="00444ECD">
        <w:rPr>
          <w:color w:val="0000FF"/>
          <w:sz w:val="24"/>
          <w:szCs w:val="24"/>
        </w:rPr>
        <w:t>roduction</w:t>
      </w:r>
      <w:r>
        <w:rPr>
          <w:color w:val="0000FF"/>
          <w:sz w:val="24"/>
          <w:szCs w:val="24"/>
        </w:rPr>
        <w:t xml:space="preserve"> dept</w:t>
      </w:r>
      <w:r w:rsidRPr="00444ECD">
        <w:rPr>
          <w:color w:val="0000FF"/>
          <w:sz w:val="24"/>
          <w:szCs w:val="24"/>
        </w:rPr>
        <w:t xml:space="preserve"> </w:t>
      </w:r>
    </w:p>
    <w:p w14:paraId="53D4AF74" w14:textId="77777777" w:rsidR="003B7BB3" w:rsidRDefault="003B7BB3" w:rsidP="003B7BB3">
      <w:pPr>
        <w:spacing w:before="100" w:beforeAutospacing="1" w:after="100" w:afterAutospacing="1"/>
        <w:rPr>
          <w:color w:val="0000FF"/>
          <w:sz w:val="24"/>
          <w:szCs w:val="24"/>
        </w:rPr>
      </w:pPr>
    </w:p>
    <w:p w14:paraId="215BE456" w14:textId="77777777" w:rsidR="003B7BB3" w:rsidRDefault="003B7BB3" w:rsidP="003B7BB3">
      <w:pPr>
        <w:spacing w:before="100" w:beforeAutospacing="1" w:after="100" w:afterAutospacing="1"/>
        <w:rPr>
          <w:color w:val="0000FF"/>
          <w:sz w:val="24"/>
          <w:szCs w:val="24"/>
        </w:rPr>
      </w:pPr>
    </w:p>
    <w:p w14:paraId="5D537FFF" w14:textId="77777777" w:rsidR="003B7BB3" w:rsidRDefault="003B7BB3" w:rsidP="003B7BB3">
      <w:pPr>
        <w:numPr>
          <w:ilvl w:val="0"/>
          <w:numId w:val="9"/>
        </w:numPr>
        <w:jc w:val="both"/>
        <w:rPr>
          <w:sz w:val="24"/>
        </w:rPr>
      </w:pPr>
      <w:r>
        <w:rPr>
          <w:sz w:val="24"/>
        </w:rPr>
        <w:t>Activity no 15:  Belt structure changing and repairs</w:t>
      </w:r>
    </w:p>
    <w:p w14:paraId="676241C9" w14:textId="77777777" w:rsidR="003B7BB3" w:rsidRDefault="003B7BB3" w:rsidP="003B7BB3">
      <w:pPr>
        <w:jc w:val="both"/>
        <w:rPr>
          <w:sz w:val="24"/>
        </w:rPr>
      </w:pPr>
    </w:p>
    <w:p w14:paraId="3F82A84B" w14:textId="77777777" w:rsidR="003B7BB3" w:rsidRPr="00B6701B" w:rsidRDefault="003B7BB3" w:rsidP="003B7BB3">
      <w:pPr>
        <w:rPr>
          <w:sz w:val="24"/>
          <w:szCs w:val="24"/>
        </w:rPr>
      </w:pPr>
      <w:r>
        <w:rPr>
          <w:color w:val="0000FF"/>
          <w:sz w:val="24"/>
          <w:szCs w:val="24"/>
        </w:rPr>
        <w:t>1.</w:t>
      </w:r>
      <w:r w:rsidRPr="00B6701B">
        <w:t xml:space="preserve"> </w:t>
      </w:r>
      <w:r w:rsidRPr="00B6701B">
        <w:rPr>
          <w:sz w:val="24"/>
          <w:szCs w:val="24"/>
        </w:rPr>
        <w:t>Take electrical shut down of the belt and take work permit</w:t>
      </w:r>
    </w:p>
    <w:p w14:paraId="127F0AC8" w14:textId="77777777" w:rsidR="003B7BB3" w:rsidRPr="00B6701B" w:rsidRDefault="003B7BB3" w:rsidP="003B7BB3">
      <w:pPr>
        <w:rPr>
          <w:sz w:val="24"/>
          <w:szCs w:val="24"/>
        </w:rPr>
      </w:pPr>
      <w:del w:id="74" w:author="Gajanan S Gogate" w:date="2019-11-15T17:03:00Z">
        <w:r w:rsidRPr="00B6701B" w:rsidDel="00F3570F">
          <w:rPr>
            <w:sz w:val="24"/>
            <w:szCs w:val="24"/>
          </w:rPr>
          <w:delText>2.Cut</w:delText>
        </w:r>
      </w:del>
      <w:ins w:id="75" w:author="Gajanan S Gogate" w:date="2019-11-15T17:03:00Z">
        <w:r w:rsidR="00F3570F" w:rsidRPr="00B6701B">
          <w:rPr>
            <w:sz w:val="24"/>
            <w:szCs w:val="24"/>
          </w:rPr>
          <w:t>2. Cut</w:t>
        </w:r>
      </w:ins>
      <w:r w:rsidRPr="00B6701B">
        <w:rPr>
          <w:sz w:val="24"/>
          <w:szCs w:val="24"/>
        </w:rPr>
        <w:t xml:space="preserve"> the belt at the joint and pull the belt </w:t>
      </w:r>
      <w:del w:id="76" w:author="Gajanan S Gogate" w:date="2019-11-15T17:03:00Z">
        <w:r w:rsidRPr="00B6701B" w:rsidDel="00F3570F">
          <w:rPr>
            <w:sz w:val="24"/>
            <w:szCs w:val="24"/>
          </w:rPr>
          <w:delText>back wards</w:delText>
        </w:r>
      </w:del>
      <w:ins w:id="77" w:author="Gajanan S Gogate" w:date="2019-11-15T17:03:00Z">
        <w:r w:rsidR="00F3570F" w:rsidRPr="00B6701B">
          <w:rPr>
            <w:sz w:val="24"/>
            <w:szCs w:val="24"/>
          </w:rPr>
          <w:t>backwards</w:t>
        </w:r>
      </w:ins>
      <w:r w:rsidRPr="00B6701B">
        <w:rPr>
          <w:sz w:val="24"/>
          <w:szCs w:val="24"/>
        </w:rPr>
        <w:t xml:space="preserve"> tying with manila rope.</w:t>
      </w:r>
    </w:p>
    <w:p w14:paraId="2ECD63B6" w14:textId="77777777" w:rsidR="003B7BB3" w:rsidRPr="00B6701B" w:rsidRDefault="003B7BB3" w:rsidP="003B7BB3">
      <w:pPr>
        <w:rPr>
          <w:sz w:val="24"/>
          <w:szCs w:val="24"/>
        </w:rPr>
      </w:pPr>
      <w:r w:rsidRPr="00B6701B">
        <w:rPr>
          <w:sz w:val="24"/>
          <w:szCs w:val="24"/>
        </w:rPr>
        <w:t xml:space="preserve">2.  </w:t>
      </w:r>
      <w:r>
        <w:rPr>
          <w:sz w:val="24"/>
          <w:szCs w:val="24"/>
        </w:rPr>
        <w:t xml:space="preserve">Inform &amp; </w:t>
      </w:r>
      <w:r w:rsidRPr="00B6701B">
        <w:rPr>
          <w:sz w:val="24"/>
          <w:szCs w:val="24"/>
        </w:rPr>
        <w:t>Remove all cables (electrical and instrumentation dept) and pipe line from both the sides</w:t>
      </w:r>
      <w:r>
        <w:rPr>
          <w:sz w:val="24"/>
          <w:szCs w:val="24"/>
        </w:rPr>
        <w:t xml:space="preserve"> of structure if any</w:t>
      </w:r>
    </w:p>
    <w:p w14:paraId="18771AC8" w14:textId="77777777" w:rsidR="003B7BB3" w:rsidRPr="00B6701B" w:rsidRDefault="003B7BB3" w:rsidP="003B7BB3">
      <w:pPr>
        <w:rPr>
          <w:sz w:val="24"/>
          <w:szCs w:val="24"/>
        </w:rPr>
      </w:pPr>
      <w:r w:rsidRPr="00B6701B">
        <w:rPr>
          <w:sz w:val="24"/>
          <w:szCs w:val="24"/>
        </w:rPr>
        <w:t>3. Divide the belt structure into appropriate pieces so that it can be lifted easily with the crane</w:t>
      </w:r>
      <w:r>
        <w:rPr>
          <w:sz w:val="24"/>
          <w:szCs w:val="24"/>
        </w:rPr>
        <w:t xml:space="preserve"> / Hydra.</w:t>
      </w:r>
    </w:p>
    <w:p w14:paraId="2C4B2015" w14:textId="77777777" w:rsidR="003B7BB3" w:rsidRPr="00B6701B" w:rsidRDefault="003B7BB3" w:rsidP="003B7BB3">
      <w:pPr>
        <w:rPr>
          <w:sz w:val="24"/>
          <w:szCs w:val="24"/>
        </w:rPr>
      </w:pPr>
      <w:r w:rsidRPr="00B6701B">
        <w:rPr>
          <w:sz w:val="24"/>
          <w:szCs w:val="24"/>
        </w:rPr>
        <w:t>4. Provide support to the belt structure so that it don’t collapse on cutting</w:t>
      </w:r>
    </w:p>
    <w:p w14:paraId="591A8CA9" w14:textId="77777777" w:rsidR="003B7BB3" w:rsidRPr="00B6701B" w:rsidRDefault="003B7BB3" w:rsidP="003B7BB3">
      <w:pPr>
        <w:rPr>
          <w:sz w:val="24"/>
          <w:szCs w:val="24"/>
        </w:rPr>
      </w:pPr>
      <w:r w:rsidRPr="00B6701B">
        <w:rPr>
          <w:sz w:val="24"/>
          <w:szCs w:val="24"/>
        </w:rPr>
        <w:t>5. Dismantle the structure with the help of crane</w:t>
      </w:r>
      <w:r>
        <w:rPr>
          <w:sz w:val="24"/>
          <w:szCs w:val="24"/>
        </w:rPr>
        <w:t xml:space="preserve"> / Hydra using proper tools, certified slings </w:t>
      </w:r>
      <w:r w:rsidRPr="00B6701B">
        <w:rPr>
          <w:sz w:val="24"/>
          <w:szCs w:val="24"/>
        </w:rPr>
        <w:t>and tackles.</w:t>
      </w:r>
    </w:p>
    <w:p w14:paraId="6A9310B9" w14:textId="77777777" w:rsidR="003B7BB3" w:rsidRPr="00B6701B" w:rsidRDefault="003B7BB3" w:rsidP="003B7BB3">
      <w:pPr>
        <w:rPr>
          <w:sz w:val="24"/>
          <w:szCs w:val="24"/>
        </w:rPr>
      </w:pPr>
      <w:r w:rsidRPr="00B6701B">
        <w:rPr>
          <w:sz w:val="24"/>
          <w:szCs w:val="24"/>
        </w:rPr>
        <w:t>6. Place the new pieces align it</w:t>
      </w:r>
      <w:del w:id="78" w:author="Gajanan S Gogate" w:date="2019-11-15T17:03:00Z">
        <w:r w:rsidRPr="00B6701B" w:rsidDel="00F3570F">
          <w:rPr>
            <w:sz w:val="24"/>
            <w:szCs w:val="24"/>
          </w:rPr>
          <w:delText>,  bolt</w:delText>
        </w:r>
      </w:del>
      <w:ins w:id="79" w:author="Gajanan S Gogate" w:date="2019-11-15T17:03:00Z">
        <w:r w:rsidR="00F3570F" w:rsidRPr="00B6701B">
          <w:rPr>
            <w:sz w:val="24"/>
            <w:szCs w:val="24"/>
          </w:rPr>
          <w:t>, bolt</w:t>
        </w:r>
      </w:ins>
      <w:r w:rsidRPr="00B6701B">
        <w:rPr>
          <w:sz w:val="24"/>
          <w:szCs w:val="24"/>
        </w:rPr>
        <w:t xml:space="preserve"> the structure and do the welding of joints.</w:t>
      </w:r>
    </w:p>
    <w:p w14:paraId="26F5878A" w14:textId="77777777" w:rsidR="003B7BB3" w:rsidRPr="00B6701B" w:rsidRDefault="003B7BB3" w:rsidP="003B7BB3">
      <w:pPr>
        <w:rPr>
          <w:sz w:val="24"/>
          <w:szCs w:val="24"/>
        </w:rPr>
      </w:pPr>
      <w:del w:id="80" w:author="Gajanan S Gogate" w:date="2019-11-15T17:03:00Z">
        <w:r w:rsidRPr="00B6701B" w:rsidDel="00F3570F">
          <w:rPr>
            <w:sz w:val="24"/>
            <w:szCs w:val="24"/>
          </w:rPr>
          <w:delText>7.Then</w:delText>
        </w:r>
      </w:del>
      <w:ins w:id="81" w:author="Gajanan S Gogate" w:date="2019-11-15T17:03:00Z">
        <w:r w:rsidR="00F3570F" w:rsidRPr="00B6701B">
          <w:rPr>
            <w:sz w:val="24"/>
            <w:szCs w:val="24"/>
          </w:rPr>
          <w:t>7. Then</w:t>
        </w:r>
      </w:ins>
      <w:r w:rsidRPr="00B6701B">
        <w:rPr>
          <w:sz w:val="24"/>
          <w:szCs w:val="24"/>
        </w:rPr>
        <w:t xml:space="preserve"> remove the head end and tail end structures and place the newly made structure.</w:t>
      </w:r>
    </w:p>
    <w:p w14:paraId="345D760D" w14:textId="77777777" w:rsidR="003B7BB3" w:rsidRPr="00B6701B" w:rsidRDefault="003B7BB3" w:rsidP="003B7BB3">
      <w:pPr>
        <w:rPr>
          <w:sz w:val="24"/>
          <w:szCs w:val="24"/>
        </w:rPr>
      </w:pPr>
      <w:r w:rsidRPr="00B6701B">
        <w:rPr>
          <w:sz w:val="24"/>
          <w:szCs w:val="24"/>
        </w:rPr>
        <w:t>8. Co</w:t>
      </w:r>
      <w:r>
        <w:rPr>
          <w:sz w:val="24"/>
          <w:szCs w:val="24"/>
        </w:rPr>
        <w:t>n</w:t>
      </w:r>
      <w:r w:rsidRPr="00B6701B">
        <w:rPr>
          <w:sz w:val="24"/>
          <w:szCs w:val="24"/>
        </w:rPr>
        <w:t>veyor belt to be laid on the structure and join it either by cold lagging/ hot lagging.</w:t>
      </w:r>
    </w:p>
    <w:p w14:paraId="00869E0E" w14:textId="77777777" w:rsidR="003B7BB3" w:rsidRPr="00B6701B" w:rsidRDefault="003B7BB3" w:rsidP="003B7BB3">
      <w:pPr>
        <w:rPr>
          <w:sz w:val="24"/>
          <w:szCs w:val="24"/>
        </w:rPr>
      </w:pPr>
      <w:del w:id="82" w:author="Gajanan S Gogate" w:date="2019-11-15T17:03:00Z">
        <w:r w:rsidRPr="00B6701B" w:rsidDel="00F3570F">
          <w:rPr>
            <w:sz w:val="24"/>
            <w:szCs w:val="24"/>
          </w:rPr>
          <w:delText>9.Place</w:delText>
        </w:r>
      </w:del>
      <w:ins w:id="83" w:author="Gajanan S Gogate" w:date="2019-11-15T17:03:00Z">
        <w:r w:rsidR="00F3570F" w:rsidRPr="00B6701B">
          <w:rPr>
            <w:sz w:val="24"/>
            <w:szCs w:val="24"/>
          </w:rPr>
          <w:t>9. Place</w:t>
        </w:r>
      </w:ins>
      <w:r w:rsidRPr="00B6701B">
        <w:rPr>
          <w:sz w:val="24"/>
          <w:szCs w:val="24"/>
        </w:rPr>
        <w:t xml:space="preserve"> the side walk way grating and do the welding.</w:t>
      </w:r>
    </w:p>
    <w:p w14:paraId="476A1D95" w14:textId="77777777" w:rsidR="003B7BB3" w:rsidRPr="00B6701B" w:rsidRDefault="003B7BB3" w:rsidP="003B7BB3">
      <w:pPr>
        <w:rPr>
          <w:sz w:val="24"/>
          <w:szCs w:val="24"/>
        </w:rPr>
      </w:pPr>
      <w:r w:rsidRPr="00B6701B">
        <w:rPr>
          <w:sz w:val="24"/>
          <w:szCs w:val="24"/>
        </w:rPr>
        <w:t>10. Simultaneously electrical can place the cables.</w:t>
      </w:r>
    </w:p>
    <w:p w14:paraId="4CFDB432" w14:textId="77777777" w:rsidR="003B7BB3" w:rsidRPr="00B6701B" w:rsidRDefault="003B7BB3" w:rsidP="003B7BB3">
      <w:pPr>
        <w:rPr>
          <w:sz w:val="24"/>
          <w:szCs w:val="24"/>
        </w:rPr>
      </w:pPr>
      <w:r w:rsidRPr="00B6701B">
        <w:rPr>
          <w:sz w:val="24"/>
          <w:szCs w:val="24"/>
        </w:rPr>
        <w:t>11</w:t>
      </w:r>
      <w:del w:id="84" w:author="Gajanan S Gogate" w:date="2019-11-15T17:03:00Z">
        <w:r w:rsidRPr="00B6701B" w:rsidDel="00F3570F">
          <w:rPr>
            <w:sz w:val="24"/>
            <w:szCs w:val="24"/>
          </w:rPr>
          <w:delText>.Clear</w:delText>
        </w:r>
      </w:del>
      <w:ins w:id="85" w:author="Gajanan S Gogate" w:date="2019-11-15T17:03:00Z">
        <w:r w:rsidR="00F3570F" w:rsidRPr="00B6701B">
          <w:rPr>
            <w:sz w:val="24"/>
            <w:szCs w:val="24"/>
          </w:rPr>
          <w:t>. Clear</w:t>
        </w:r>
      </w:ins>
      <w:r w:rsidRPr="00B6701B">
        <w:rPr>
          <w:sz w:val="24"/>
          <w:szCs w:val="24"/>
        </w:rPr>
        <w:t xml:space="preserve"> the </w:t>
      </w:r>
      <w:del w:id="86" w:author="Gajanan S Gogate" w:date="2019-11-15T17:03:00Z">
        <w:r w:rsidRPr="00B6701B" w:rsidDel="00F3570F">
          <w:rPr>
            <w:sz w:val="24"/>
            <w:szCs w:val="24"/>
          </w:rPr>
          <w:delText>shut down</w:delText>
        </w:r>
      </w:del>
      <w:ins w:id="87" w:author="Gajanan S Gogate" w:date="2019-11-15T17:03:00Z">
        <w:r w:rsidR="00F3570F" w:rsidRPr="00B6701B">
          <w:rPr>
            <w:sz w:val="24"/>
            <w:szCs w:val="24"/>
          </w:rPr>
          <w:t>shutdown</w:t>
        </w:r>
      </w:ins>
      <w:r w:rsidRPr="00B6701B">
        <w:rPr>
          <w:sz w:val="24"/>
          <w:szCs w:val="24"/>
        </w:rPr>
        <w:t xml:space="preserve"> take trial for its alignment</w:t>
      </w:r>
    </w:p>
    <w:p w14:paraId="3BF6CA04" w14:textId="77777777" w:rsidR="003B7BB3" w:rsidRDefault="003B7BB3" w:rsidP="003B7BB3">
      <w:pPr>
        <w:rPr>
          <w:sz w:val="24"/>
          <w:szCs w:val="24"/>
        </w:rPr>
      </w:pPr>
      <w:r w:rsidRPr="00B6701B">
        <w:rPr>
          <w:sz w:val="24"/>
          <w:szCs w:val="24"/>
        </w:rPr>
        <w:t>12</w:t>
      </w:r>
      <w:del w:id="88" w:author="Gajanan S Gogate" w:date="2019-11-15T17:03:00Z">
        <w:r w:rsidRPr="00B6701B" w:rsidDel="00F3570F">
          <w:rPr>
            <w:sz w:val="24"/>
            <w:szCs w:val="24"/>
          </w:rPr>
          <w:delText>..Monitor</w:delText>
        </w:r>
      </w:del>
      <w:ins w:id="89" w:author="Gajanan S Gogate" w:date="2019-11-15T17:03:00Z">
        <w:r w:rsidR="00F3570F" w:rsidRPr="00B6701B">
          <w:rPr>
            <w:sz w:val="24"/>
            <w:szCs w:val="24"/>
          </w:rPr>
          <w:t>...Monitor</w:t>
        </w:r>
      </w:ins>
      <w:r w:rsidRPr="00B6701B">
        <w:rPr>
          <w:sz w:val="24"/>
          <w:szCs w:val="24"/>
        </w:rPr>
        <w:t xml:space="preserve"> the belt for smooth operation.</w:t>
      </w:r>
    </w:p>
    <w:p w14:paraId="05B0CBDB" w14:textId="77777777" w:rsidR="003B7BB3" w:rsidRDefault="003B7BB3" w:rsidP="003B7BB3">
      <w:pPr>
        <w:rPr>
          <w:sz w:val="24"/>
          <w:szCs w:val="24"/>
        </w:rPr>
      </w:pPr>
      <w:r>
        <w:rPr>
          <w:sz w:val="24"/>
          <w:szCs w:val="24"/>
        </w:rPr>
        <w:lastRenderedPageBreak/>
        <w:t>13. If repairs of structure is to be done than cut the member which is to be replaced one by one. Ensure not more than one member of structure is cut at a time to maintain the stability of structure.</w:t>
      </w:r>
    </w:p>
    <w:p w14:paraId="6A894036" w14:textId="77777777" w:rsidR="003B7BB3" w:rsidRDefault="003B7BB3" w:rsidP="003B7BB3">
      <w:pPr>
        <w:rPr>
          <w:sz w:val="24"/>
          <w:szCs w:val="24"/>
        </w:rPr>
      </w:pPr>
      <w:r>
        <w:rPr>
          <w:sz w:val="24"/>
          <w:szCs w:val="24"/>
        </w:rPr>
        <w:t>14. If in doubt consult design engineer for clarification.</w:t>
      </w:r>
    </w:p>
    <w:p w14:paraId="2E71458A" w14:textId="77777777" w:rsidR="003B7BB3" w:rsidRDefault="003B7BB3" w:rsidP="003B7BB3">
      <w:pPr>
        <w:rPr>
          <w:sz w:val="24"/>
        </w:rPr>
      </w:pPr>
      <w:r>
        <w:rPr>
          <w:sz w:val="24"/>
          <w:szCs w:val="24"/>
        </w:rPr>
        <w:t>15</w:t>
      </w:r>
      <w:del w:id="90" w:author="Gajanan S Gogate" w:date="2019-11-15T17:03:00Z">
        <w:r w:rsidDel="00F3570F">
          <w:rPr>
            <w:sz w:val="24"/>
            <w:szCs w:val="24"/>
          </w:rPr>
          <w:delText>.If</w:delText>
        </w:r>
      </w:del>
      <w:ins w:id="91" w:author="Gajanan S Gogate" w:date="2019-11-15T17:03:00Z">
        <w:r w:rsidR="00F3570F">
          <w:rPr>
            <w:sz w:val="24"/>
            <w:szCs w:val="24"/>
          </w:rPr>
          <w:t>. If</w:t>
        </w:r>
      </w:ins>
      <w:r>
        <w:rPr>
          <w:sz w:val="24"/>
          <w:szCs w:val="24"/>
        </w:rPr>
        <w:t xml:space="preserve"> member cannot be removed individually than lapping to be done with MS plate, ISA or ISMC.</w:t>
      </w:r>
    </w:p>
    <w:p w14:paraId="4A858484" w14:textId="77777777" w:rsidR="003B7BB3" w:rsidRDefault="003B7BB3" w:rsidP="003B7BB3">
      <w:pPr>
        <w:rPr>
          <w:sz w:val="24"/>
        </w:rPr>
      </w:pPr>
      <w:r>
        <w:rPr>
          <w:sz w:val="24"/>
        </w:rPr>
        <w:t>.</w:t>
      </w:r>
    </w:p>
    <w:p w14:paraId="7F399D6E" w14:textId="77777777" w:rsidR="003B7BB3" w:rsidRDefault="003B7BB3" w:rsidP="003B7BB3">
      <w:pPr>
        <w:rPr>
          <w:sz w:val="24"/>
        </w:rPr>
      </w:pPr>
    </w:p>
    <w:p w14:paraId="6059913A" w14:textId="77777777" w:rsidR="003B7BB3" w:rsidRDefault="003B7BB3" w:rsidP="003B7BB3"/>
    <w:p w14:paraId="6725391B" w14:textId="77777777" w:rsidR="003B7BB3" w:rsidRPr="00EE4015" w:rsidRDefault="003B7BB3" w:rsidP="003B7BB3">
      <w:pPr>
        <w:numPr>
          <w:ilvl w:val="0"/>
          <w:numId w:val="9"/>
        </w:numPr>
        <w:jc w:val="both"/>
        <w:rPr>
          <w:sz w:val="24"/>
        </w:rPr>
      </w:pPr>
      <w:r>
        <w:rPr>
          <w:sz w:val="24"/>
        </w:rPr>
        <w:t xml:space="preserve">General guidelines for belt joining:  </w:t>
      </w:r>
      <w:r w:rsidRPr="00BD0FF8">
        <w:rPr>
          <w:sz w:val="24"/>
        </w:rPr>
        <w:t>Inter Plant Standard Steel Industry</w:t>
      </w:r>
      <w:r>
        <w:rPr>
          <w:sz w:val="24"/>
        </w:rPr>
        <w:t xml:space="preserve"> </w:t>
      </w:r>
      <w:r w:rsidRPr="00BD0FF8">
        <w:rPr>
          <w:sz w:val="24"/>
        </w:rPr>
        <w:t xml:space="preserve">IS 10288-1082                  </w:t>
      </w:r>
      <w:r>
        <w:rPr>
          <w:sz w:val="24"/>
        </w:rPr>
        <w:t xml:space="preserve">  </w:t>
      </w:r>
    </w:p>
    <w:p w14:paraId="1A0CB540" w14:textId="77777777" w:rsidR="003B7BB3" w:rsidRDefault="003B7BB3" w:rsidP="003B7BB3"/>
    <w:p w14:paraId="74921610" w14:textId="77777777" w:rsidR="003B7BB3" w:rsidRDefault="003B7BB3" w:rsidP="003B7BB3"/>
    <w:p w14:paraId="23655E66" w14:textId="77777777" w:rsidR="003B7BB3" w:rsidRDefault="003B7BB3" w:rsidP="003B7BB3"/>
    <w:p w14:paraId="02E328D4" w14:textId="77777777" w:rsidR="003B7BB3" w:rsidRDefault="003B7BB3" w:rsidP="003B7BB3"/>
    <w:p w14:paraId="5FA20237" w14:textId="77777777" w:rsidR="00C64B51" w:rsidRPr="004E0B2F" w:rsidRDefault="00C64B51" w:rsidP="00C64B51">
      <w:pPr>
        <w:numPr>
          <w:ilvl w:val="0"/>
          <w:numId w:val="9"/>
        </w:numPr>
        <w:jc w:val="both"/>
        <w:rPr>
          <w:ins w:id="92" w:author="Rajaram Khaunte" w:date="2019-11-22T15:16:00Z"/>
          <w:sz w:val="24"/>
        </w:rPr>
      </w:pPr>
      <w:ins w:id="93" w:author="Rajaram Khaunte" w:date="2019-11-22T15:16:00Z">
        <w:r>
          <w:rPr>
            <w:sz w:val="24"/>
          </w:rPr>
          <w:t xml:space="preserve">Activity no 16                   :           </w:t>
        </w:r>
        <w:proofErr w:type="spellStart"/>
        <w:r>
          <w:rPr>
            <w:sz w:val="24"/>
          </w:rPr>
          <w:t>Change over</w:t>
        </w:r>
        <w:proofErr w:type="spellEnd"/>
        <w:r>
          <w:rPr>
            <w:sz w:val="24"/>
          </w:rPr>
          <w:t xml:space="preserve"> of drive of CB 5 conveyor</w:t>
        </w:r>
      </w:ins>
    </w:p>
    <w:p w14:paraId="653BD079" w14:textId="77777777" w:rsidR="003B7BB3" w:rsidRDefault="003B7BB3" w:rsidP="003B7BB3"/>
    <w:p w14:paraId="42B9904B" w14:textId="77777777" w:rsidR="003B7BB3" w:rsidRDefault="003B7BB3" w:rsidP="003B7BB3"/>
    <w:p w14:paraId="63E15B05" w14:textId="77777777" w:rsidR="00C64B51" w:rsidRDefault="00C64B51" w:rsidP="00C64B51">
      <w:pPr>
        <w:numPr>
          <w:ilvl w:val="0"/>
          <w:numId w:val="37"/>
        </w:numPr>
        <w:jc w:val="both"/>
        <w:rPr>
          <w:ins w:id="94" w:author="Rajaram Khaunte" w:date="2019-11-22T15:17:00Z"/>
          <w:sz w:val="24"/>
        </w:rPr>
      </w:pPr>
      <w:ins w:id="95" w:author="Rajaram Khaunte" w:date="2019-11-22T15:17:00Z">
        <w:r>
          <w:rPr>
            <w:sz w:val="24"/>
          </w:rPr>
          <w:t>Take clearance from production department (Work Permit) from the shift Superintendent / In charge and obtain the shutdown clearance from Electrical Department.</w:t>
        </w:r>
      </w:ins>
    </w:p>
    <w:p w14:paraId="576DBD7C" w14:textId="77777777" w:rsidR="00C64B51" w:rsidRPr="00927CF1" w:rsidRDefault="00C64B51" w:rsidP="00C64B51">
      <w:pPr>
        <w:pStyle w:val="ListParagraph"/>
        <w:ind w:left="360" w:hanging="360"/>
        <w:outlineLvl w:val="1"/>
        <w:rPr>
          <w:ins w:id="96" w:author="Rajaram Khaunte" w:date="2019-11-22T15:17:00Z"/>
          <w:color w:val="000000"/>
          <w:szCs w:val="24"/>
        </w:rPr>
      </w:pPr>
      <w:ins w:id="97" w:author="Rajaram Khaunte" w:date="2019-11-22T15:17:00Z">
        <w:r>
          <w:rPr>
            <w:color w:val="000000"/>
          </w:rPr>
          <w:t xml:space="preserve">2.  </w:t>
        </w:r>
        <w:r w:rsidRPr="00927CF1">
          <w:rPr>
            <w:color w:val="000000"/>
            <w:szCs w:val="24"/>
          </w:rPr>
          <w:t xml:space="preserve">For carrying out changeover of CB-5 MOTOR-1/BF2 TO  CB-5 MOTOR-2 /BF2 </w:t>
        </w:r>
        <w:r>
          <w:rPr>
            <w:color w:val="000000"/>
            <w:szCs w:val="24"/>
          </w:rPr>
          <w:t xml:space="preserve"> </w:t>
        </w:r>
        <w:r w:rsidRPr="00927CF1">
          <w:rPr>
            <w:color w:val="000000"/>
            <w:szCs w:val="24"/>
          </w:rPr>
          <w:t>&amp;</w:t>
        </w:r>
        <w:r>
          <w:rPr>
            <w:color w:val="000000"/>
            <w:szCs w:val="24"/>
          </w:rPr>
          <w:t xml:space="preserve"> </w:t>
        </w:r>
        <w:r w:rsidRPr="00927CF1">
          <w:rPr>
            <w:color w:val="000000"/>
            <w:szCs w:val="24"/>
          </w:rPr>
          <w:t>VICE VERSA    following procedure to be carried out.</w:t>
        </w:r>
      </w:ins>
    </w:p>
    <w:p w14:paraId="280B22C1" w14:textId="77777777" w:rsidR="00C64B51" w:rsidRPr="00927CF1" w:rsidRDefault="00C64B51" w:rsidP="00C64B51">
      <w:pPr>
        <w:pStyle w:val="ListParagraph"/>
        <w:widowControl w:val="0"/>
        <w:numPr>
          <w:ilvl w:val="0"/>
          <w:numId w:val="40"/>
        </w:numPr>
        <w:suppressAutoHyphens/>
        <w:spacing w:after="0" w:line="240" w:lineRule="auto"/>
        <w:ind w:left="360" w:firstLine="0"/>
        <w:contextualSpacing w:val="0"/>
        <w:outlineLvl w:val="1"/>
        <w:rPr>
          <w:ins w:id="98" w:author="Rajaram Khaunte" w:date="2019-11-22T15:17:00Z"/>
          <w:color w:val="000000"/>
          <w:szCs w:val="24"/>
        </w:rPr>
      </w:pPr>
      <w:ins w:id="99" w:author="Rajaram Khaunte" w:date="2019-11-22T15:17:00Z">
        <w:r w:rsidRPr="00927CF1">
          <w:rPr>
            <w:color w:val="000000"/>
            <w:szCs w:val="24"/>
          </w:rPr>
          <w:t>Take clearance from production for stopping the CB-5/BF2 drive which is  running.</w:t>
        </w:r>
      </w:ins>
    </w:p>
    <w:p w14:paraId="4E40FE62" w14:textId="77777777" w:rsidR="00C64B51" w:rsidRPr="00C15914" w:rsidRDefault="00C64B51" w:rsidP="00C64B51">
      <w:pPr>
        <w:pStyle w:val="ListParagraph"/>
        <w:widowControl w:val="0"/>
        <w:numPr>
          <w:ilvl w:val="0"/>
          <w:numId w:val="40"/>
        </w:numPr>
        <w:suppressAutoHyphens/>
        <w:spacing w:after="0" w:line="240" w:lineRule="auto"/>
        <w:ind w:left="360" w:firstLine="0"/>
        <w:contextualSpacing w:val="0"/>
        <w:outlineLvl w:val="1"/>
        <w:rPr>
          <w:ins w:id="100" w:author="Rajaram Khaunte" w:date="2019-11-22T15:17:00Z"/>
          <w:color w:val="000000"/>
          <w:szCs w:val="24"/>
        </w:rPr>
      </w:pPr>
      <w:ins w:id="101" w:author="Rajaram Khaunte" w:date="2019-11-22T15:17:00Z">
        <w:r w:rsidRPr="00927CF1">
          <w:t>After the CB-5 drive is pu</w:t>
        </w:r>
        <w:r>
          <w:t>t off ,</w:t>
        </w:r>
        <w:r w:rsidRPr="00927CF1">
          <w:t xml:space="preserve"> take shutdown of both the CB-5/BF2 motors ( </w:t>
        </w:r>
        <w:proofErr w:type="spellStart"/>
        <w:r w:rsidRPr="00927CF1">
          <w:t>ie</w:t>
        </w:r>
        <w:proofErr w:type="spellEnd"/>
        <w:r w:rsidRPr="00927CF1">
          <w:t xml:space="preserve"> CB-5 MOTOR-1/BF2 and CB-5 MOTOR -2/BF2) for carrying out the changeover.</w:t>
        </w:r>
      </w:ins>
    </w:p>
    <w:p w14:paraId="2E6BDF40" w14:textId="77777777" w:rsidR="00C64B51" w:rsidRDefault="00C64B51" w:rsidP="00C64B51">
      <w:pPr>
        <w:jc w:val="both"/>
        <w:rPr>
          <w:ins w:id="102" w:author="Rajaram Khaunte" w:date="2019-11-22T15:17:00Z"/>
          <w:sz w:val="24"/>
        </w:rPr>
      </w:pPr>
      <w:ins w:id="103" w:author="Rajaram Khaunte" w:date="2019-11-22T15:17:00Z">
        <w:r>
          <w:rPr>
            <w:sz w:val="24"/>
          </w:rPr>
          <w:t>3    Remove coupling guard on the stand by gearbox.</w:t>
        </w:r>
      </w:ins>
    </w:p>
    <w:p w14:paraId="7B60786E" w14:textId="77777777" w:rsidR="00C64B51" w:rsidRDefault="00C64B51" w:rsidP="00C64B51">
      <w:pPr>
        <w:ind w:left="360" w:hanging="360"/>
        <w:jc w:val="both"/>
        <w:rPr>
          <w:ins w:id="104" w:author="Rajaram Khaunte" w:date="2019-11-22T15:17:00Z"/>
          <w:sz w:val="24"/>
        </w:rPr>
      </w:pPr>
      <w:ins w:id="105" w:author="Rajaram Khaunte" w:date="2019-11-22T15:17:00Z">
        <w:r>
          <w:rPr>
            <w:sz w:val="24"/>
          </w:rPr>
          <w:t>4  Connect the coupling of the stand by gearbox. Replace the bush if found to be worn-out.</w:t>
        </w:r>
      </w:ins>
    </w:p>
    <w:p w14:paraId="3EF92087" w14:textId="77777777" w:rsidR="00C64B51" w:rsidRDefault="00C64B51" w:rsidP="00C64B51">
      <w:pPr>
        <w:jc w:val="both"/>
        <w:rPr>
          <w:ins w:id="106" w:author="Rajaram Khaunte" w:date="2019-11-22T15:17:00Z"/>
          <w:sz w:val="24"/>
        </w:rPr>
      </w:pPr>
      <w:ins w:id="107" w:author="Rajaram Khaunte" w:date="2019-11-22T15:17:00Z">
        <w:r>
          <w:rPr>
            <w:sz w:val="24"/>
          </w:rPr>
          <w:t>5    De couple the gearbox which is in service.</w:t>
        </w:r>
      </w:ins>
    </w:p>
    <w:p w14:paraId="7661AB96" w14:textId="77777777" w:rsidR="00C64B51" w:rsidRDefault="00C64B51" w:rsidP="00C64B51">
      <w:pPr>
        <w:ind w:left="360" w:hanging="360"/>
        <w:jc w:val="both"/>
        <w:rPr>
          <w:ins w:id="108" w:author="Rajaram Khaunte" w:date="2019-11-22T15:17:00Z"/>
          <w:sz w:val="24"/>
        </w:rPr>
      </w:pPr>
      <w:ins w:id="109" w:author="Rajaram Khaunte" w:date="2019-11-22T15:17:00Z">
        <w:r>
          <w:rPr>
            <w:sz w:val="24"/>
          </w:rPr>
          <w:t>6   Clamp the other side coupling half on the drum shaft to avoid rubbing over the shaft  with decoupled gear box.</w:t>
        </w:r>
      </w:ins>
    </w:p>
    <w:p w14:paraId="1C00A3D0" w14:textId="77777777" w:rsidR="00C64B51" w:rsidRDefault="00C64B51" w:rsidP="00C64B51">
      <w:pPr>
        <w:ind w:left="360" w:hanging="360"/>
        <w:jc w:val="both"/>
        <w:rPr>
          <w:ins w:id="110" w:author="Rajaram Khaunte" w:date="2019-11-22T15:17:00Z"/>
          <w:sz w:val="24"/>
        </w:rPr>
      </w:pPr>
      <w:ins w:id="111" w:author="Rajaram Khaunte" w:date="2019-11-22T15:17:00Z">
        <w:r>
          <w:rPr>
            <w:sz w:val="24"/>
          </w:rPr>
          <w:t>7    Check the oil level of the gearbox in service before handing over. If require top up the oil.</w:t>
        </w:r>
      </w:ins>
    </w:p>
    <w:p w14:paraId="5F992206" w14:textId="77777777" w:rsidR="00C64B51" w:rsidRPr="00C15914" w:rsidRDefault="00C64B51" w:rsidP="00C64B51">
      <w:pPr>
        <w:ind w:left="360" w:hanging="360"/>
        <w:jc w:val="both"/>
        <w:rPr>
          <w:ins w:id="112" w:author="Rajaram Khaunte" w:date="2019-11-22T15:17:00Z"/>
          <w:sz w:val="24"/>
          <w:szCs w:val="24"/>
        </w:rPr>
      </w:pPr>
      <w:ins w:id="113" w:author="Rajaram Khaunte" w:date="2019-11-22T15:17:00Z">
        <w:r>
          <w:rPr>
            <w:sz w:val="24"/>
          </w:rPr>
          <w:t xml:space="preserve">8   After completion of the job restore all safety guards, take electrical clearance and complete the restoration of equipment as per shut down procedure. </w:t>
        </w:r>
        <w:r w:rsidRPr="00927CF1">
          <w:rPr>
            <w:color w:val="000000"/>
            <w:sz w:val="24"/>
            <w:szCs w:val="24"/>
          </w:rPr>
          <w:t>Inform pro</w:t>
        </w:r>
        <w:r>
          <w:rPr>
            <w:color w:val="000000"/>
            <w:sz w:val="24"/>
            <w:szCs w:val="24"/>
          </w:rPr>
          <w:t xml:space="preserve">duction control room engineer </w:t>
        </w:r>
        <w:r w:rsidRPr="00927CF1">
          <w:rPr>
            <w:color w:val="000000"/>
            <w:sz w:val="24"/>
            <w:szCs w:val="24"/>
          </w:rPr>
          <w:t>afte</w:t>
        </w:r>
        <w:r>
          <w:rPr>
            <w:color w:val="000000"/>
            <w:sz w:val="24"/>
            <w:szCs w:val="24"/>
          </w:rPr>
          <w:t xml:space="preserve">r the changeover so that he can </w:t>
        </w:r>
        <w:r w:rsidRPr="00927CF1">
          <w:rPr>
            <w:color w:val="000000"/>
            <w:sz w:val="24"/>
            <w:szCs w:val="24"/>
          </w:rPr>
          <w:t xml:space="preserve">do the necessary changeover </w:t>
        </w:r>
        <w:r w:rsidRPr="00927CF1">
          <w:rPr>
            <w:color w:val="000000"/>
            <w:sz w:val="24"/>
            <w:szCs w:val="24"/>
          </w:rPr>
          <w:lastRenderedPageBreak/>
          <w:t>of drive selection in PLC/HMI</w:t>
        </w:r>
        <w:r w:rsidRPr="00633328">
          <w:rPr>
            <w:color w:val="000000"/>
            <w:sz w:val="24"/>
            <w:szCs w:val="24"/>
            <w:highlight w:val="yellow"/>
          </w:rPr>
          <w:t xml:space="preserve">.( </w:t>
        </w:r>
        <w:proofErr w:type="spellStart"/>
        <w:r w:rsidRPr="00633328">
          <w:rPr>
            <w:color w:val="000000"/>
            <w:sz w:val="24"/>
            <w:szCs w:val="24"/>
            <w:highlight w:val="yellow"/>
          </w:rPr>
          <w:t>ie</w:t>
        </w:r>
        <w:proofErr w:type="spellEnd"/>
        <w:r w:rsidRPr="00633328">
          <w:rPr>
            <w:color w:val="000000"/>
            <w:sz w:val="24"/>
            <w:szCs w:val="24"/>
            <w:highlight w:val="yellow"/>
          </w:rPr>
          <w:t xml:space="preserve"> CB-5 MOTOR-1 /BF2  to  CB-5 MOTOR-2/BF2 or vice versa)</w:t>
        </w:r>
      </w:ins>
    </w:p>
    <w:p w14:paraId="10BB3A9E" w14:textId="77777777" w:rsidR="00C64B51" w:rsidRDefault="00C64B51" w:rsidP="00C64B51">
      <w:pPr>
        <w:ind w:left="360" w:hanging="360"/>
        <w:jc w:val="both"/>
        <w:rPr>
          <w:ins w:id="114" w:author="Rajaram Khaunte" w:date="2019-11-22T15:17:00Z"/>
          <w:sz w:val="24"/>
        </w:rPr>
      </w:pPr>
      <w:ins w:id="115" w:author="Rajaram Khaunte" w:date="2019-11-22T15:17:00Z">
        <w:r>
          <w:rPr>
            <w:sz w:val="24"/>
          </w:rPr>
          <w:t>9   Observe the gear box for abnormal sound and request shift engineer to monitor the  gear box performance for next 24 hours.</w:t>
        </w:r>
      </w:ins>
    </w:p>
    <w:p w14:paraId="79C46B3A" w14:textId="77777777" w:rsidR="00C64B51" w:rsidRDefault="00C64B51" w:rsidP="00C64B51">
      <w:pPr>
        <w:jc w:val="both"/>
        <w:rPr>
          <w:ins w:id="116" w:author="Rajaram Khaunte" w:date="2019-11-22T15:17:00Z"/>
          <w:sz w:val="24"/>
        </w:rPr>
      </w:pPr>
      <w:ins w:id="117" w:author="Rajaram Khaunte" w:date="2019-11-22T15:17:00Z">
        <w:r>
          <w:rPr>
            <w:sz w:val="24"/>
          </w:rPr>
          <w:t xml:space="preserve">10  Use material handling facility as per </w:t>
        </w:r>
        <w:r>
          <w:rPr>
            <w:sz w:val="24"/>
          </w:rPr>
          <w:fldChar w:fldCharType="begin"/>
        </w:r>
      </w:ins>
      <w:ins w:id="118" w:author="Sham Parab" w:date="2021-05-29T15:24:00Z">
        <w:r w:rsidR="00626DA3">
          <w:rPr>
            <w:sz w:val="24"/>
          </w:rPr>
          <w:instrText>HYPERLINK "C:\\Users\\00007038\\AppData\\Roaming\\Microsoft\\Word\\WIMAINT12 MATERIAL HANDLING .doc"</w:instrText>
        </w:r>
      </w:ins>
      <w:ins w:id="119" w:author="Rajaram Khaunte" w:date="2019-11-22T15:17:00Z">
        <w:del w:id="120" w:author="Sham Parab" w:date="2021-05-29T15:24:00Z">
          <w:r w:rsidDel="00626DA3">
            <w:rPr>
              <w:sz w:val="24"/>
            </w:rPr>
            <w:delInstrText xml:space="preserve"> HYPERLINK "WIMAINT12 MATERIAL HANDLING .doc" </w:delInstrText>
          </w:r>
        </w:del>
        <w:r>
          <w:rPr>
            <w:sz w:val="24"/>
          </w:rPr>
          <w:fldChar w:fldCharType="separate"/>
        </w:r>
        <w:r>
          <w:rPr>
            <w:rStyle w:val="Hyperlink"/>
            <w:sz w:val="24"/>
          </w:rPr>
          <w:t>WI/MAINT/12</w:t>
        </w:r>
        <w:r>
          <w:rPr>
            <w:sz w:val="24"/>
          </w:rPr>
          <w:fldChar w:fldCharType="end"/>
        </w:r>
        <w:r>
          <w:rPr>
            <w:sz w:val="24"/>
          </w:rPr>
          <w:t xml:space="preserve"> wherever required.</w:t>
        </w:r>
      </w:ins>
    </w:p>
    <w:p w14:paraId="7F529A3C" w14:textId="77777777" w:rsidR="00C64B51" w:rsidRDefault="00C64B51" w:rsidP="00C64B51">
      <w:pPr>
        <w:jc w:val="both"/>
        <w:rPr>
          <w:ins w:id="121" w:author="Rajaram Khaunte" w:date="2019-11-22T15:17:00Z"/>
          <w:sz w:val="24"/>
        </w:rPr>
      </w:pPr>
      <w:ins w:id="122" w:author="Rajaram Khaunte" w:date="2019-11-22T15:17:00Z">
        <w:r>
          <w:rPr>
            <w:sz w:val="24"/>
          </w:rPr>
          <w:t xml:space="preserve">11  Follow housekeeping procedure as per instruction specified by </w:t>
        </w:r>
        <w:r>
          <w:rPr>
            <w:sz w:val="24"/>
          </w:rPr>
          <w:fldChar w:fldCharType="begin"/>
        </w:r>
      </w:ins>
      <w:ins w:id="123" w:author="Sham Parab" w:date="2021-05-29T15:24:00Z">
        <w:r w:rsidR="00626DA3">
          <w:rPr>
            <w:sz w:val="24"/>
          </w:rPr>
          <w:instrText>HYPERLINK "C:\\Users\\00007038\\AppData\\Roaming\\Microsoft\\Word\\WIMAINT91 HOUSE KEEPING.doc"</w:instrText>
        </w:r>
      </w:ins>
      <w:ins w:id="124" w:author="Rajaram Khaunte" w:date="2019-11-22T15:17:00Z">
        <w:del w:id="125" w:author="Sham Parab" w:date="2021-05-29T15:24:00Z">
          <w:r w:rsidDel="00626DA3">
            <w:rPr>
              <w:sz w:val="24"/>
            </w:rPr>
            <w:delInstrText xml:space="preserve"> HYPERLINK "WIMAINT91%20HOUSE%20KEEPING.doc" </w:delInstrText>
          </w:r>
        </w:del>
        <w:r>
          <w:rPr>
            <w:sz w:val="24"/>
          </w:rPr>
          <w:fldChar w:fldCharType="separate"/>
        </w:r>
        <w:r>
          <w:rPr>
            <w:rStyle w:val="Hyperlink"/>
            <w:sz w:val="24"/>
          </w:rPr>
          <w:t>WI/MAINT/91.</w:t>
        </w:r>
        <w:r>
          <w:rPr>
            <w:sz w:val="24"/>
          </w:rPr>
          <w:fldChar w:fldCharType="end"/>
        </w:r>
      </w:ins>
    </w:p>
    <w:p w14:paraId="1EF3EDE7" w14:textId="77777777" w:rsidR="00C64B51" w:rsidRDefault="00C64B51" w:rsidP="00C64B51">
      <w:pPr>
        <w:jc w:val="both"/>
        <w:rPr>
          <w:ins w:id="126" w:author="Rajaram Khaunte" w:date="2019-11-22T15:17:00Z"/>
          <w:sz w:val="24"/>
        </w:rPr>
      </w:pPr>
    </w:p>
    <w:p w14:paraId="0EFA855F" w14:textId="77777777" w:rsidR="00C64B51" w:rsidRDefault="00C64B51" w:rsidP="00C64B51">
      <w:pPr>
        <w:jc w:val="both"/>
        <w:rPr>
          <w:ins w:id="127" w:author="Rajaram Khaunte" w:date="2019-11-22T15:17:00Z"/>
          <w:sz w:val="24"/>
        </w:rPr>
      </w:pPr>
    </w:p>
    <w:p w14:paraId="3BDB47CE" w14:textId="77777777" w:rsidR="00C64B51" w:rsidRDefault="00C64B51" w:rsidP="00C64B51">
      <w:pPr>
        <w:jc w:val="both"/>
        <w:rPr>
          <w:ins w:id="128" w:author="Rajaram Khaunte" w:date="2019-11-22T15:17:00Z"/>
          <w:sz w:val="24"/>
        </w:rPr>
      </w:pPr>
    </w:p>
    <w:p w14:paraId="665E8FD0" w14:textId="77777777" w:rsidR="00C64B51" w:rsidRDefault="00C64B51" w:rsidP="00C64B51">
      <w:pPr>
        <w:ind w:left="360"/>
        <w:jc w:val="both"/>
        <w:rPr>
          <w:ins w:id="129" w:author="Rajaram Khaunte" w:date="2019-11-22T15:17:00Z"/>
          <w:sz w:val="24"/>
        </w:rPr>
      </w:pPr>
    </w:p>
    <w:p w14:paraId="54C00091" w14:textId="77777777" w:rsidR="00C64B51" w:rsidRDefault="00C64B51" w:rsidP="00C64B51">
      <w:pPr>
        <w:ind w:left="360"/>
        <w:jc w:val="both"/>
        <w:rPr>
          <w:ins w:id="130" w:author="Rajaram Khaunte" w:date="2019-11-22T15:17:00Z"/>
          <w:sz w:val="24"/>
        </w:rPr>
      </w:pPr>
    </w:p>
    <w:p w14:paraId="64E2AAFE" w14:textId="77777777" w:rsidR="00C64B51" w:rsidRDefault="00C64B51" w:rsidP="00C64B51">
      <w:pPr>
        <w:ind w:left="360"/>
        <w:jc w:val="both"/>
        <w:rPr>
          <w:ins w:id="131" w:author="Rajaram Khaunte" w:date="2019-11-22T15:17:00Z"/>
          <w:sz w:val="24"/>
        </w:rPr>
      </w:pPr>
      <w:ins w:id="132" w:author="Rajaram Khaunte" w:date="2019-11-22T15:17:00Z">
        <w:r>
          <w:rPr>
            <w:sz w:val="24"/>
          </w:rPr>
          <w:t>Do’s</w:t>
        </w:r>
      </w:ins>
    </w:p>
    <w:p w14:paraId="66C6B6D3" w14:textId="77777777" w:rsidR="00C64B51" w:rsidRDefault="00C64B51" w:rsidP="00C64B51">
      <w:pPr>
        <w:numPr>
          <w:ilvl w:val="0"/>
          <w:numId w:val="38"/>
        </w:numPr>
        <w:jc w:val="both"/>
        <w:rPr>
          <w:ins w:id="133" w:author="Rajaram Khaunte" w:date="2019-11-22T15:17:00Z"/>
          <w:sz w:val="24"/>
        </w:rPr>
      </w:pPr>
      <w:ins w:id="134" w:author="Rajaram Khaunte" w:date="2019-11-22T15:17:00Z">
        <w:r>
          <w:rPr>
            <w:sz w:val="24"/>
          </w:rPr>
          <w:t>Use dust mask in dusty area.</w:t>
        </w:r>
      </w:ins>
    </w:p>
    <w:p w14:paraId="7060B3B6" w14:textId="77777777" w:rsidR="00C64B51" w:rsidRPr="002124E0" w:rsidRDefault="00C64B51" w:rsidP="00C64B51">
      <w:pPr>
        <w:numPr>
          <w:ilvl w:val="0"/>
          <w:numId w:val="38"/>
        </w:numPr>
        <w:jc w:val="both"/>
        <w:rPr>
          <w:ins w:id="135" w:author="Rajaram Khaunte" w:date="2019-11-22T15:17:00Z"/>
        </w:rPr>
      </w:pPr>
      <w:ins w:id="136" w:author="Rajaram Khaunte" w:date="2019-11-22T15:17:00Z">
        <w:r>
          <w:rPr>
            <w:sz w:val="24"/>
          </w:rPr>
          <w:t>Use water to settle down the dust. (As per condition of site)</w:t>
        </w:r>
      </w:ins>
    </w:p>
    <w:p w14:paraId="48DB3F02" w14:textId="77777777" w:rsidR="00C64B51" w:rsidRPr="00EC3598" w:rsidRDefault="00C64B51" w:rsidP="00C64B51">
      <w:pPr>
        <w:numPr>
          <w:ilvl w:val="0"/>
          <w:numId w:val="38"/>
        </w:numPr>
        <w:rPr>
          <w:ins w:id="137" w:author="Rajaram Khaunte" w:date="2019-11-22T15:17:00Z"/>
          <w:sz w:val="24"/>
          <w:szCs w:val="24"/>
        </w:rPr>
      </w:pPr>
      <w:ins w:id="138" w:author="Rajaram Khaunte" w:date="2019-11-22T15:17:00Z">
        <w:r w:rsidRPr="00EC3598">
          <w:rPr>
            <w:sz w:val="24"/>
            <w:szCs w:val="24"/>
          </w:rPr>
          <w:t xml:space="preserve">Carry CO monitor </w:t>
        </w:r>
        <w:r>
          <w:rPr>
            <w:sz w:val="24"/>
            <w:szCs w:val="24"/>
          </w:rPr>
          <w:t>and monitor gas level in working area</w:t>
        </w:r>
      </w:ins>
    </w:p>
    <w:p w14:paraId="1E0D0D2A" w14:textId="77777777" w:rsidR="00C64B51" w:rsidRDefault="00C64B51" w:rsidP="00C64B51">
      <w:pPr>
        <w:numPr>
          <w:ilvl w:val="0"/>
          <w:numId w:val="38"/>
        </w:numPr>
        <w:rPr>
          <w:ins w:id="139" w:author="Rajaram Khaunte" w:date="2019-11-22T15:17:00Z"/>
        </w:rPr>
      </w:pPr>
      <w:ins w:id="140" w:author="Rajaram Khaunte" w:date="2019-11-22T15:17:00Z">
        <w:r w:rsidRPr="00EC3598">
          <w:rPr>
            <w:sz w:val="24"/>
            <w:szCs w:val="24"/>
          </w:rPr>
          <w:t>Take shutdown of equipment before start of job</w:t>
        </w:r>
      </w:ins>
    </w:p>
    <w:p w14:paraId="75BECB23" w14:textId="77777777" w:rsidR="00C64B51" w:rsidRPr="005E0D3D" w:rsidRDefault="00C64B51" w:rsidP="00C64B51">
      <w:pPr>
        <w:numPr>
          <w:ilvl w:val="0"/>
          <w:numId w:val="38"/>
        </w:numPr>
        <w:rPr>
          <w:ins w:id="141" w:author="Rajaram Khaunte" w:date="2019-11-22T15:17:00Z"/>
        </w:rPr>
      </w:pPr>
      <w:ins w:id="142" w:author="Rajaram Khaunte" w:date="2019-11-22T15:17:00Z">
        <w:r>
          <w:rPr>
            <w:sz w:val="24"/>
          </w:rPr>
          <w:t>Carry out housekeeping after completion of the job as per work procedure WI/MAINT/91</w:t>
        </w:r>
      </w:ins>
    </w:p>
    <w:p w14:paraId="3383F779" w14:textId="77777777" w:rsidR="00C64B51" w:rsidRPr="005E0D3D" w:rsidRDefault="00C64B51" w:rsidP="00C64B51">
      <w:pPr>
        <w:numPr>
          <w:ilvl w:val="0"/>
          <w:numId w:val="38"/>
        </w:numPr>
        <w:rPr>
          <w:ins w:id="143" w:author="Rajaram Khaunte" w:date="2019-11-22T15:17:00Z"/>
        </w:rPr>
      </w:pPr>
      <w:ins w:id="144" w:author="Rajaram Khaunte" w:date="2019-11-22T15:17:00Z">
        <w:r w:rsidRPr="005E0D3D">
          <w:rPr>
            <w:sz w:val="24"/>
            <w:szCs w:val="24"/>
          </w:rPr>
          <w:t>Take shutdown of both the CB-5</w:t>
        </w:r>
        <w:r>
          <w:rPr>
            <w:sz w:val="24"/>
            <w:szCs w:val="24"/>
          </w:rPr>
          <w:t xml:space="preserve"> both</w:t>
        </w:r>
        <w:r w:rsidRPr="005E0D3D">
          <w:rPr>
            <w:sz w:val="24"/>
            <w:szCs w:val="24"/>
          </w:rPr>
          <w:t xml:space="preserve"> motors </w:t>
        </w:r>
        <w:r w:rsidRPr="00424FC3">
          <w:rPr>
            <w:sz w:val="24"/>
            <w:szCs w:val="24"/>
            <w:highlight w:val="yellow"/>
          </w:rPr>
          <w:t xml:space="preserve">( </w:t>
        </w:r>
        <w:proofErr w:type="spellStart"/>
        <w:r w:rsidRPr="00424FC3">
          <w:rPr>
            <w:sz w:val="24"/>
            <w:szCs w:val="24"/>
            <w:highlight w:val="yellow"/>
          </w:rPr>
          <w:t>ie</w:t>
        </w:r>
        <w:proofErr w:type="spellEnd"/>
        <w:r w:rsidRPr="00424FC3">
          <w:rPr>
            <w:sz w:val="24"/>
            <w:szCs w:val="24"/>
            <w:highlight w:val="yellow"/>
          </w:rPr>
          <w:t xml:space="preserve"> CB-5 MOTOR-1/BF2 and CB-5 MOTOR -2/BF2)</w:t>
        </w:r>
        <w:r w:rsidRPr="005E0D3D">
          <w:rPr>
            <w:sz w:val="24"/>
            <w:szCs w:val="24"/>
          </w:rPr>
          <w:t xml:space="preserve"> for carrying out the changeover</w:t>
        </w:r>
        <w:r w:rsidRPr="00927CF1">
          <w:t>.</w:t>
        </w:r>
      </w:ins>
    </w:p>
    <w:p w14:paraId="68B9BD3D" w14:textId="77777777" w:rsidR="00C64B51" w:rsidRPr="00EC3598" w:rsidRDefault="00C64B51" w:rsidP="00C64B51">
      <w:pPr>
        <w:rPr>
          <w:ins w:id="145" w:author="Rajaram Khaunte" w:date="2019-11-22T15:17:00Z"/>
        </w:rPr>
      </w:pPr>
    </w:p>
    <w:p w14:paraId="389DB6A9" w14:textId="77777777" w:rsidR="00C64B51" w:rsidRDefault="00C64B51" w:rsidP="00C64B51">
      <w:pPr>
        <w:rPr>
          <w:ins w:id="146" w:author="Rajaram Khaunte" w:date="2019-11-22T15:17:00Z"/>
        </w:rPr>
      </w:pPr>
    </w:p>
    <w:p w14:paraId="157541A5" w14:textId="77777777" w:rsidR="00C64B51" w:rsidRPr="006446E3" w:rsidRDefault="00C64B51" w:rsidP="00C64B51">
      <w:pPr>
        <w:rPr>
          <w:ins w:id="147" w:author="Rajaram Khaunte" w:date="2019-11-22T15:17:00Z"/>
        </w:rPr>
      </w:pPr>
      <w:ins w:id="148" w:author="Rajaram Khaunte" w:date="2019-11-22T15:17:00Z">
        <w:r w:rsidRPr="006446E3">
          <w:t>DO NOT:</w:t>
        </w:r>
      </w:ins>
    </w:p>
    <w:p w14:paraId="4E641F06" w14:textId="77777777" w:rsidR="00C64B51" w:rsidRPr="006446E3" w:rsidRDefault="00C64B51" w:rsidP="00C64B51">
      <w:pPr>
        <w:numPr>
          <w:ilvl w:val="0"/>
          <w:numId w:val="39"/>
        </w:numPr>
        <w:tabs>
          <w:tab w:val="num" w:pos="540"/>
        </w:tabs>
        <w:rPr>
          <w:ins w:id="149" w:author="Rajaram Khaunte" w:date="2019-11-22T15:17:00Z"/>
          <w:sz w:val="24"/>
          <w:szCs w:val="24"/>
        </w:rPr>
      </w:pPr>
      <w:ins w:id="150" w:author="Rajaram Khaunte" w:date="2019-11-22T15:17:00Z">
        <w:r w:rsidRPr="006446E3">
          <w:rPr>
            <w:sz w:val="24"/>
            <w:szCs w:val="24"/>
          </w:rPr>
          <w:t>Work without taking shutdown of equipment.</w:t>
        </w:r>
      </w:ins>
    </w:p>
    <w:p w14:paraId="7206F8FA" w14:textId="77777777" w:rsidR="00C64B51" w:rsidRPr="006446E3" w:rsidRDefault="00C64B51" w:rsidP="00C64B51">
      <w:pPr>
        <w:numPr>
          <w:ilvl w:val="0"/>
          <w:numId w:val="39"/>
        </w:numPr>
        <w:tabs>
          <w:tab w:val="num" w:pos="540"/>
        </w:tabs>
        <w:rPr>
          <w:ins w:id="151" w:author="Rajaram Khaunte" w:date="2019-11-22T15:17:00Z"/>
          <w:sz w:val="24"/>
          <w:szCs w:val="24"/>
        </w:rPr>
      </w:pPr>
      <w:ins w:id="152" w:author="Rajaram Khaunte" w:date="2019-11-22T15:17:00Z">
        <w:r w:rsidRPr="006446E3">
          <w:rPr>
            <w:sz w:val="24"/>
            <w:szCs w:val="24"/>
          </w:rPr>
          <w:t>Lean over the working platforms.</w:t>
        </w:r>
      </w:ins>
    </w:p>
    <w:p w14:paraId="108A79D2" w14:textId="77777777" w:rsidR="00C64B51" w:rsidRPr="006446E3" w:rsidRDefault="00C64B51" w:rsidP="00C64B51">
      <w:pPr>
        <w:numPr>
          <w:ilvl w:val="0"/>
          <w:numId w:val="39"/>
        </w:numPr>
        <w:tabs>
          <w:tab w:val="num" w:pos="540"/>
        </w:tabs>
        <w:rPr>
          <w:ins w:id="153" w:author="Rajaram Khaunte" w:date="2019-11-22T15:17:00Z"/>
          <w:sz w:val="24"/>
          <w:szCs w:val="24"/>
        </w:rPr>
      </w:pPr>
      <w:ins w:id="154" w:author="Rajaram Khaunte" w:date="2019-11-22T15:17:00Z">
        <w:r w:rsidRPr="006446E3">
          <w:rPr>
            <w:sz w:val="24"/>
            <w:szCs w:val="24"/>
          </w:rPr>
          <w:t>Put hand or keep tools on conveyor belt .</w:t>
        </w:r>
      </w:ins>
    </w:p>
    <w:p w14:paraId="2B702F74" w14:textId="77777777" w:rsidR="00C64B51" w:rsidRPr="006446E3" w:rsidRDefault="00C64B51" w:rsidP="00C64B51">
      <w:pPr>
        <w:numPr>
          <w:ilvl w:val="0"/>
          <w:numId w:val="39"/>
        </w:numPr>
        <w:tabs>
          <w:tab w:val="num" w:pos="540"/>
        </w:tabs>
        <w:rPr>
          <w:ins w:id="155" w:author="Rajaram Khaunte" w:date="2019-11-22T15:17:00Z"/>
          <w:sz w:val="24"/>
          <w:szCs w:val="24"/>
        </w:rPr>
      </w:pPr>
      <w:ins w:id="156" w:author="Rajaram Khaunte" w:date="2019-11-22T15:17:00Z">
        <w:r w:rsidRPr="006446E3">
          <w:rPr>
            <w:sz w:val="24"/>
            <w:szCs w:val="24"/>
          </w:rPr>
          <w:t>Cross over the conveyor belts</w:t>
        </w:r>
      </w:ins>
    </w:p>
    <w:p w14:paraId="09D93788" w14:textId="77777777" w:rsidR="003B7BB3" w:rsidRDefault="003B7BB3" w:rsidP="003B7BB3"/>
    <w:p w14:paraId="6D340D55" w14:textId="77777777" w:rsidR="003B7BB3" w:rsidRDefault="003B7BB3" w:rsidP="003B7BB3">
      <w:r>
        <w:rPr>
          <w:noProof/>
        </w:rPr>
        <w:lastRenderedPageBreak/>
        <w:drawing>
          <wp:inline distT="0" distB="0" distL="0" distR="0" wp14:anchorId="4EFFB885" wp14:editId="435698BD">
            <wp:extent cx="5337810" cy="691134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5337810" cy="6911340"/>
                    </a:xfrm>
                    <a:prstGeom prst="rect">
                      <a:avLst/>
                    </a:prstGeom>
                    <a:noFill/>
                    <a:ln w="9525">
                      <a:noFill/>
                      <a:miter lim="800000"/>
                      <a:headEnd/>
                      <a:tailEnd/>
                    </a:ln>
                  </pic:spPr>
                </pic:pic>
              </a:graphicData>
            </a:graphic>
          </wp:inline>
        </w:drawing>
      </w:r>
    </w:p>
    <w:p w14:paraId="00F0672D" w14:textId="77777777" w:rsidR="003B7BB3" w:rsidRDefault="003B7BB3" w:rsidP="003B7BB3">
      <w:r>
        <w:rPr>
          <w:noProof/>
        </w:rPr>
        <w:lastRenderedPageBreak/>
        <w:drawing>
          <wp:inline distT="0" distB="0" distL="0" distR="0" wp14:anchorId="6C2E5D01" wp14:editId="49B2E11B">
            <wp:extent cx="5156835" cy="6996430"/>
            <wp:effectExtent l="1905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a:stretch>
                      <a:fillRect/>
                    </a:stretch>
                  </pic:blipFill>
                  <pic:spPr bwMode="auto">
                    <a:xfrm>
                      <a:off x="0" y="0"/>
                      <a:ext cx="5156835" cy="6996430"/>
                    </a:xfrm>
                    <a:prstGeom prst="rect">
                      <a:avLst/>
                    </a:prstGeom>
                    <a:noFill/>
                    <a:ln w="9525">
                      <a:noFill/>
                      <a:miter lim="800000"/>
                      <a:headEnd/>
                      <a:tailEnd/>
                    </a:ln>
                  </pic:spPr>
                </pic:pic>
              </a:graphicData>
            </a:graphic>
          </wp:inline>
        </w:drawing>
      </w:r>
    </w:p>
    <w:p w14:paraId="21B2CF0A" w14:textId="77777777" w:rsidR="003B7BB3" w:rsidRDefault="003B7BB3" w:rsidP="003B7BB3">
      <w:r>
        <w:rPr>
          <w:noProof/>
        </w:rPr>
        <w:lastRenderedPageBreak/>
        <w:drawing>
          <wp:inline distT="0" distB="0" distL="0" distR="0" wp14:anchorId="6E729874" wp14:editId="3D4F9D91">
            <wp:extent cx="5347970" cy="6943090"/>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347970" cy="6943090"/>
                    </a:xfrm>
                    <a:prstGeom prst="rect">
                      <a:avLst/>
                    </a:prstGeom>
                    <a:noFill/>
                    <a:ln w="9525">
                      <a:noFill/>
                      <a:miter lim="800000"/>
                      <a:headEnd/>
                      <a:tailEnd/>
                    </a:ln>
                  </pic:spPr>
                </pic:pic>
              </a:graphicData>
            </a:graphic>
          </wp:inline>
        </w:drawing>
      </w:r>
    </w:p>
    <w:p w14:paraId="63BD741F" w14:textId="77777777" w:rsidR="003B7BB3" w:rsidRPr="005F6DF5" w:rsidRDefault="003B7BB3" w:rsidP="003B7BB3">
      <w:r>
        <w:rPr>
          <w:noProof/>
        </w:rPr>
        <w:lastRenderedPageBreak/>
        <w:drawing>
          <wp:inline distT="0" distB="0" distL="0" distR="0" wp14:anchorId="325C8E3B" wp14:editId="23C93D02">
            <wp:extent cx="5316220" cy="693229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5316220" cy="6932295"/>
                    </a:xfrm>
                    <a:prstGeom prst="rect">
                      <a:avLst/>
                    </a:prstGeom>
                    <a:noFill/>
                    <a:ln w="9525">
                      <a:noFill/>
                      <a:miter lim="800000"/>
                      <a:headEnd/>
                      <a:tailEnd/>
                    </a:ln>
                  </pic:spPr>
                </pic:pic>
              </a:graphicData>
            </a:graphic>
          </wp:inline>
        </w:drawing>
      </w:r>
    </w:p>
    <w:p w14:paraId="761CA529" w14:textId="77777777" w:rsidR="003B7BB3" w:rsidRDefault="003B7BB3" w:rsidP="003B7BB3">
      <w:r>
        <w:rPr>
          <w:noProof/>
        </w:rPr>
        <w:lastRenderedPageBreak/>
        <w:drawing>
          <wp:inline distT="0" distB="0" distL="0" distR="0" wp14:anchorId="7A364BD1" wp14:editId="100785D1">
            <wp:extent cx="5295265" cy="6878955"/>
            <wp:effectExtent l="1905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5295265" cy="6878955"/>
                    </a:xfrm>
                    <a:prstGeom prst="rect">
                      <a:avLst/>
                    </a:prstGeom>
                    <a:noFill/>
                    <a:ln w="9525">
                      <a:noFill/>
                      <a:miter lim="800000"/>
                      <a:headEnd/>
                      <a:tailEnd/>
                    </a:ln>
                  </pic:spPr>
                </pic:pic>
              </a:graphicData>
            </a:graphic>
          </wp:inline>
        </w:drawing>
      </w:r>
    </w:p>
    <w:p w14:paraId="43F8FA99" w14:textId="77777777" w:rsidR="003B7BB3" w:rsidRDefault="003B7BB3" w:rsidP="003B7BB3">
      <w:pPr>
        <w:rPr>
          <w:sz w:val="24"/>
        </w:rPr>
      </w:pPr>
      <w:r>
        <w:rPr>
          <w:sz w:val="24"/>
        </w:rPr>
        <w:lastRenderedPageBreak/>
        <w:t>Do’s</w:t>
      </w:r>
    </w:p>
    <w:p w14:paraId="41B29E37" w14:textId="77777777" w:rsidR="003B7BB3" w:rsidRDefault="003B7BB3" w:rsidP="003B7BB3">
      <w:pPr>
        <w:numPr>
          <w:ilvl w:val="0"/>
          <w:numId w:val="36"/>
        </w:numPr>
        <w:rPr>
          <w:sz w:val="24"/>
        </w:rPr>
      </w:pPr>
      <w:r>
        <w:rPr>
          <w:sz w:val="24"/>
        </w:rPr>
        <w:t>Carry out the lubrication of the gearbox coupling as per work procedure WI/MAINT/93</w:t>
      </w:r>
    </w:p>
    <w:p w14:paraId="7C6C8DA0" w14:textId="77777777" w:rsidR="003B7BB3" w:rsidRDefault="003B7BB3" w:rsidP="003B7BB3">
      <w:pPr>
        <w:numPr>
          <w:ilvl w:val="0"/>
          <w:numId w:val="36"/>
        </w:numPr>
        <w:rPr>
          <w:sz w:val="24"/>
        </w:rPr>
      </w:pPr>
      <w:r>
        <w:rPr>
          <w:sz w:val="24"/>
        </w:rPr>
        <w:t>Carry out housekeeping after completion of the job as per work procedure WI/MAINT/91</w:t>
      </w:r>
    </w:p>
    <w:p w14:paraId="6B8237AC" w14:textId="77777777" w:rsidR="003B7BB3" w:rsidRDefault="003B7BB3" w:rsidP="003B7BB3">
      <w:pPr>
        <w:numPr>
          <w:ilvl w:val="0"/>
          <w:numId w:val="36"/>
        </w:numPr>
        <w:rPr>
          <w:ins w:id="157" w:author="Sham Parab" w:date="2021-05-29T15:23:00Z"/>
          <w:sz w:val="24"/>
        </w:rPr>
      </w:pPr>
      <w:r>
        <w:rPr>
          <w:sz w:val="24"/>
        </w:rPr>
        <w:t>Inform and take clearance from instrumentation dept before carrying out any welding job on equipment / bunkers fitted with load cells.</w:t>
      </w:r>
    </w:p>
    <w:p w14:paraId="7D9EA7C2" w14:textId="77777777" w:rsidR="00626DA3" w:rsidRDefault="00626DA3">
      <w:pPr>
        <w:rPr>
          <w:ins w:id="158" w:author="Sham Parab" w:date="2021-05-29T15:23:00Z"/>
          <w:sz w:val="24"/>
        </w:rPr>
        <w:pPrChange w:id="159" w:author="Sham Parab" w:date="2021-05-29T15:23:00Z">
          <w:pPr>
            <w:numPr>
              <w:numId w:val="36"/>
            </w:numPr>
            <w:ind w:left="720" w:hanging="360"/>
          </w:pPr>
        </w:pPrChange>
      </w:pPr>
    </w:p>
    <w:p w14:paraId="4A96BB6E" w14:textId="77777777" w:rsidR="00626DA3" w:rsidRDefault="00626DA3">
      <w:pPr>
        <w:rPr>
          <w:ins w:id="160" w:author="Sham Parab" w:date="2021-05-29T15:23:00Z"/>
          <w:sz w:val="24"/>
        </w:rPr>
        <w:pPrChange w:id="161" w:author="Sham Parab" w:date="2021-05-29T15:23:00Z">
          <w:pPr>
            <w:numPr>
              <w:numId w:val="36"/>
            </w:numPr>
            <w:ind w:left="720" w:hanging="360"/>
          </w:pPr>
        </w:pPrChange>
      </w:pPr>
    </w:p>
    <w:p w14:paraId="5EBC863A" w14:textId="77777777" w:rsidR="001775F4" w:rsidRPr="000B56A0" w:rsidRDefault="001775F4" w:rsidP="001775F4">
      <w:pPr>
        <w:spacing w:before="100" w:beforeAutospacing="1" w:after="100" w:afterAutospacing="1"/>
        <w:rPr>
          <w:ins w:id="162" w:author="Archana Mandrekar" w:date="2022-12-14T15:48:00Z"/>
          <w:b/>
          <w:bCs/>
          <w:sz w:val="24"/>
          <w:szCs w:val="24"/>
          <w:u w:val="single"/>
          <w:lang w:val="fr-FR" w:eastAsia="en-IN"/>
        </w:rPr>
      </w:pPr>
      <w:ins w:id="163" w:author="Archana Mandrekar" w:date="2022-12-14T15:48:00Z">
        <w:r w:rsidRPr="000B56A0">
          <w:rPr>
            <w:b/>
            <w:bCs/>
            <w:sz w:val="24"/>
            <w:szCs w:val="24"/>
            <w:u w:val="single"/>
            <w:lang w:val="fr-FR" w:eastAsia="en-IN"/>
          </w:rPr>
          <w:t>Amendement Record</w:t>
        </w:r>
      </w:ins>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7"/>
        <w:gridCol w:w="1701"/>
        <w:gridCol w:w="5953"/>
        <w:gridCol w:w="992"/>
      </w:tblGrid>
      <w:tr w:rsidR="001775F4" w:rsidRPr="001E642A" w14:paraId="554D57D2" w14:textId="77777777" w:rsidTr="007677B2">
        <w:trPr>
          <w:ins w:id="164" w:author="Archana Mandrekar" w:date="2022-12-14T15:48:00Z"/>
        </w:trPr>
        <w:tc>
          <w:tcPr>
            <w:tcW w:w="1277" w:type="dxa"/>
            <w:tcBorders>
              <w:bottom w:val="single" w:sz="4" w:space="0" w:color="auto"/>
              <w:right w:val="single" w:sz="4" w:space="0" w:color="auto"/>
            </w:tcBorders>
          </w:tcPr>
          <w:p w14:paraId="0176547D" w14:textId="77777777" w:rsidR="001775F4" w:rsidRPr="007C1842" w:rsidRDefault="001775F4" w:rsidP="007677B2">
            <w:pPr>
              <w:pStyle w:val="Header"/>
              <w:ind w:right="-108"/>
              <w:rPr>
                <w:ins w:id="165" w:author="Archana Mandrekar" w:date="2022-12-14T15:48:00Z"/>
                <w:b/>
              </w:rPr>
            </w:pPr>
            <w:ins w:id="166" w:author="Archana Mandrekar" w:date="2022-12-14T15:48:00Z">
              <w:r w:rsidRPr="007C1842">
                <w:rPr>
                  <w:b/>
                </w:rPr>
                <w:t>Date</w:t>
              </w:r>
            </w:ins>
          </w:p>
        </w:tc>
        <w:tc>
          <w:tcPr>
            <w:tcW w:w="1701" w:type="dxa"/>
            <w:tcBorders>
              <w:left w:val="single" w:sz="4" w:space="0" w:color="auto"/>
              <w:bottom w:val="single" w:sz="4" w:space="0" w:color="auto"/>
              <w:right w:val="single" w:sz="4" w:space="0" w:color="auto"/>
            </w:tcBorders>
          </w:tcPr>
          <w:p w14:paraId="3393E4BA" w14:textId="77777777" w:rsidR="001775F4" w:rsidRPr="007C1842" w:rsidRDefault="001775F4" w:rsidP="007677B2">
            <w:pPr>
              <w:pStyle w:val="Header"/>
              <w:ind w:right="-151"/>
              <w:rPr>
                <w:ins w:id="167" w:author="Archana Mandrekar" w:date="2022-12-14T15:48:00Z"/>
                <w:b/>
              </w:rPr>
            </w:pPr>
            <w:ins w:id="168" w:author="Archana Mandrekar" w:date="2022-12-14T15:48:00Z">
              <w:r w:rsidRPr="007C1842">
                <w:rPr>
                  <w:b/>
                </w:rPr>
                <w:t>Manual Section Ref. &amp; Para</w:t>
              </w:r>
            </w:ins>
          </w:p>
        </w:tc>
        <w:tc>
          <w:tcPr>
            <w:tcW w:w="5953" w:type="dxa"/>
            <w:tcBorders>
              <w:left w:val="single" w:sz="4" w:space="0" w:color="auto"/>
              <w:bottom w:val="single" w:sz="4" w:space="0" w:color="auto"/>
              <w:right w:val="single" w:sz="4" w:space="0" w:color="auto"/>
            </w:tcBorders>
          </w:tcPr>
          <w:p w14:paraId="4BBA7894" w14:textId="77777777" w:rsidR="001775F4" w:rsidRPr="007C1842" w:rsidRDefault="001775F4" w:rsidP="007677B2">
            <w:pPr>
              <w:pStyle w:val="Header"/>
              <w:ind w:right="-151"/>
              <w:rPr>
                <w:ins w:id="169" w:author="Archana Mandrekar" w:date="2022-12-14T15:48:00Z"/>
                <w:b/>
              </w:rPr>
            </w:pPr>
            <w:ins w:id="170" w:author="Archana Mandrekar" w:date="2022-12-14T15:48:00Z">
              <w:r w:rsidRPr="007C1842">
                <w:rPr>
                  <w:b/>
                </w:rPr>
                <w:t>Brief details of Revision</w:t>
              </w:r>
            </w:ins>
          </w:p>
        </w:tc>
        <w:tc>
          <w:tcPr>
            <w:tcW w:w="992" w:type="dxa"/>
            <w:tcBorders>
              <w:left w:val="single" w:sz="4" w:space="0" w:color="auto"/>
            </w:tcBorders>
          </w:tcPr>
          <w:p w14:paraId="4BB0B645" w14:textId="77777777" w:rsidR="001775F4" w:rsidRPr="007C1842" w:rsidRDefault="001775F4" w:rsidP="007677B2">
            <w:pPr>
              <w:pStyle w:val="Header"/>
              <w:tabs>
                <w:tab w:val="left" w:pos="1440"/>
                <w:tab w:val="left" w:pos="3240"/>
                <w:tab w:val="left" w:pos="8820"/>
              </w:tabs>
              <w:ind w:left="-108" w:right="-151"/>
              <w:jc w:val="center"/>
              <w:rPr>
                <w:ins w:id="171" w:author="Archana Mandrekar" w:date="2022-12-14T15:48:00Z"/>
                <w:b/>
              </w:rPr>
            </w:pPr>
            <w:ins w:id="172" w:author="Archana Mandrekar" w:date="2022-12-14T15:48:00Z">
              <w:r w:rsidRPr="007C1842">
                <w:rPr>
                  <w:b/>
                </w:rPr>
                <w:t>New Rev.</w:t>
              </w:r>
            </w:ins>
          </w:p>
        </w:tc>
      </w:tr>
      <w:tr w:rsidR="001775F4" w:rsidRPr="001E642A" w14:paraId="4D197BA7" w14:textId="77777777" w:rsidTr="007677B2">
        <w:trPr>
          <w:ins w:id="173" w:author="Archana Mandrekar" w:date="2022-12-14T15:48:00Z"/>
        </w:trPr>
        <w:tc>
          <w:tcPr>
            <w:tcW w:w="1277" w:type="dxa"/>
            <w:tcBorders>
              <w:top w:val="single" w:sz="4" w:space="0" w:color="auto"/>
              <w:right w:val="single" w:sz="4" w:space="0" w:color="auto"/>
            </w:tcBorders>
          </w:tcPr>
          <w:p w14:paraId="132EFC91" w14:textId="77777777" w:rsidR="001775F4" w:rsidRPr="007C1842" w:rsidRDefault="001775F4" w:rsidP="007677B2">
            <w:pPr>
              <w:pStyle w:val="Header"/>
              <w:ind w:right="-108"/>
              <w:rPr>
                <w:ins w:id="174" w:author="Archana Mandrekar" w:date="2022-12-14T15:48:00Z"/>
              </w:rPr>
            </w:pPr>
          </w:p>
        </w:tc>
        <w:tc>
          <w:tcPr>
            <w:tcW w:w="1701" w:type="dxa"/>
            <w:tcBorders>
              <w:top w:val="single" w:sz="4" w:space="0" w:color="auto"/>
              <w:left w:val="single" w:sz="4" w:space="0" w:color="auto"/>
              <w:right w:val="single" w:sz="4" w:space="0" w:color="auto"/>
            </w:tcBorders>
          </w:tcPr>
          <w:p w14:paraId="0C9C0206" w14:textId="77777777" w:rsidR="001775F4" w:rsidRPr="007C1842" w:rsidRDefault="001775F4" w:rsidP="007677B2">
            <w:pPr>
              <w:pStyle w:val="Header"/>
              <w:ind w:right="-151"/>
              <w:rPr>
                <w:ins w:id="175" w:author="Archana Mandrekar" w:date="2022-12-14T15:48:00Z"/>
              </w:rPr>
            </w:pPr>
          </w:p>
        </w:tc>
        <w:tc>
          <w:tcPr>
            <w:tcW w:w="5953" w:type="dxa"/>
            <w:tcBorders>
              <w:top w:val="single" w:sz="4" w:space="0" w:color="auto"/>
              <w:left w:val="single" w:sz="4" w:space="0" w:color="auto"/>
              <w:right w:val="single" w:sz="4" w:space="0" w:color="auto"/>
            </w:tcBorders>
          </w:tcPr>
          <w:p w14:paraId="58064E42" w14:textId="77777777" w:rsidR="001775F4" w:rsidRPr="007C1842" w:rsidRDefault="001775F4" w:rsidP="007677B2">
            <w:pPr>
              <w:pStyle w:val="Header"/>
              <w:jc w:val="both"/>
              <w:rPr>
                <w:ins w:id="176" w:author="Archana Mandrekar" w:date="2022-12-14T15:48:00Z"/>
              </w:rPr>
            </w:pPr>
          </w:p>
        </w:tc>
        <w:tc>
          <w:tcPr>
            <w:tcW w:w="992" w:type="dxa"/>
            <w:tcBorders>
              <w:left w:val="single" w:sz="4" w:space="0" w:color="auto"/>
            </w:tcBorders>
          </w:tcPr>
          <w:p w14:paraId="04F52F05" w14:textId="77777777" w:rsidR="001775F4" w:rsidRPr="007C1842" w:rsidRDefault="001775F4" w:rsidP="007677B2">
            <w:pPr>
              <w:pStyle w:val="Header"/>
              <w:tabs>
                <w:tab w:val="left" w:pos="1440"/>
                <w:tab w:val="left" w:pos="3240"/>
                <w:tab w:val="left" w:pos="8820"/>
              </w:tabs>
              <w:ind w:left="-108" w:right="-151"/>
              <w:jc w:val="center"/>
              <w:rPr>
                <w:ins w:id="177" w:author="Archana Mandrekar" w:date="2022-12-14T15:48:00Z"/>
              </w:rPr>
            </w:pPr>
          </w:p>
        </w:tc>
      </w:tr>
      <w:tr w:rsidR="001775F4" w:rsidRPr="001E642A" w14:paraId="25DD3FBA" w14:textId="77777777" w:rsidTr="007677B2">
        <w:trPr>
          <w:ins w:id="178" w:author="Archana Mandrekar" w:date="2022-12-14T15:48:00Z"/>
        </w:trPr>
        <w:tc>
          <w:tcPr>
            <w:tcW w:w="1277" w:type="dxa"/>
            <w:tcBorders>
              <w:top w:val="single" w:sz="4" w:space="0" w:color="auto"/>
              <w:right w:val="single" w:sz="4" w:space="0" w:color="auto"/>
            </w:tcBorders>
          </w:tcPr>
          <w:p w14:paraId="65A98F48" w14:textId="77777777" w:rsidR="001775F4" w:rsidRPr="007C1842" w:rsidRDefault="001775F4" w:rsidP="007677B2">
            <w:pPr>
              <w:pStyle w:val="Header"/>
              <w:ind w:right="-108"/>
              <w:rPr>
                <w:ins w:id="179" w:author="Archana Mandrekar" w:date="2022-12-14T15:48:00Z"/>
              </w:rPr>
            </w:pPr>
          </w:p>
        </w:tc>
        <w:tc>
          <w:tcPr>
            <w:tcW w:w="1701" w:type="dxa"/>
            <w:tcBorders>
              <w:top w:val="single" w:sz="4" w:space="0" w:color="auto"/>
              <w:left w:val="single" w:sz="4" w:space="0" w:color="auto"/>
              <w:right w:val="single" w:sz="4" w:space="0" w:color="auto"/>
            </w:tcBorders>
          </w:tcPr>
          <w:p w14:paraId="34EAA04A" w14:textId="77777777" w:rsidR="001775F4" w:rsidRPr="007C1842" w:rsidRDefault="001775F4" w:rsidP="007677B2">
            <w:pPr>
              <w:pStyle w:val="Header"/>
              <w:ind w:right="-151"/>
              <w:rPr>
                <w:ins w:id="180" w:author="Archana Mandrekar" w:date="2022-12-14T15:48:00Z"/>
              </w:rPr>
            </w:pPr>
          </w:p>
        </w:tc>
        <w:tc>
          <w:tcPr>
            <w:tcW w:w="5953" w:type="dxa"/>
            <w:tcBorders>
              <w:top w:val="single" w:sz="4" w:space="0" w:color="auto"/>
              <w:left w:val="single" w:sz="4" w:space="0" w:color="auto"/>
              <w:right w:val="single" w:sz="4" w:space="0" w:color="auto"/>
            </w:tcBorders>
          </w:tcPr>
          <w:p w14:paraId="2813F646" w14:textId="77777777" w:rsidR="001775F4" w:rsidRPr="007C1842" w:rsidRDefault="001775F4" w:rsidP="007677B2">
            <w:pPr>
              <w:pStyle w:val="Header"/>
              <w:jc w:val="both"/>
              <w:rPr>
                <w:ins w:id="181" w:author="Archana Mandrekar" w:date="2022-12-14T15:48:00Z"/>
              </w:rPr>
            </w:pPr>
          </w:p>
        </w:tc>
        <w:tc>
          <w:tcPr>
            <w:tcW w:w="992" w:type="dxa"/>
            <w:tcBorders>
              <w:left w:val="single" w:sz="4" w:space="0" w:color="auto"/>
            </w:tcBorders>
          </w:tcPr>
          <w:p w14:paraId="20DBA888" w14:textId="77777777" w:rsidR="001775F4" w:rsidRPr="007C1842" w:rsidRDefault="001775F4" w:rsidP="007677B2">
            <w:pPr>
              <w:pStyle w:val="Header"/>
              <w:tabs>
                <w:tab w:val="left" w:pos="1440"/>
                <w:tab w:val="left" w:pos="3240"/>
                <w:tab w:val="left" w:pos="8820"/>
              </w:tabs>
              <w:ind w:left="-108" w:right="-151"/>
              <w:jc w:val="center"/>
              <w:rPr>
                <w:ins w:id="182" w:author="Archana Mandrekar" w:date="2022-12-14T15:48:00Z"/>
              </w:rPr>
            </w:pPr>
          </w:p>
        </w:tc>
      </w:tr>
      <w:tr w:rsidR="001775F4" w:rsidRPr="001E642A" w14:paraId="51A131BA" w14:textId="77777777" w:rsidTr="007677B2">
        <w:trPr>
          <w:ins w:id="183" w:author="Archana Mandrekar" w:date="2022-12-14T15:48:00Z"/>
        </w:trPr>
        <w:tc>
          <w:tcPr>
            <w:tcW w:w="1277" w:type="dxa"/>
            <w:tcBorders>
              <w:right w:val="nil"/>
            </w:tcBorders>
          </w:tcPr>
          <w:p w14:paraId="33E27FA3" w14:textId="77777777" w:rsidR="001775F4" w:rsidRPr="007C1842" w:rsidRDefault="001775F4" w:rsidP="007677B2">
            <w:pPr>
              <w:pStyle w:val="Header"/>
              <w:ind w:right="-151"/>
              <w:jc w:val="center"/>
              <w:rPr>
                <w:ins w:id="184" w:author="Archana Mandrekar" w:date="2022-12-14T15:48:00Z"/>
              </w:rPr>
            </w:pPr>
          </w:p>
        </w:tc>
        <w:tc>
          <w:tcPr>
            <w:tcW w:w="1701" w:type="dxa"/>
            <w:tcBorders>
              <w:left w:val="nil"/>
              <w:right w:val="nil"/>
            </w:tcBorders>
          </w:tcPr>
          <w:p w14:paraId="13476B7B" w14:textId="77777777" w:rsidR="001775F4" w:rsidRPr="007C1842" w:rsidRDefault="001775F4" w:rsidP="007677B2">
            <w:pPr>
              <w:pStyle w:val="Header"/>
              <w:ind w:right="-151"/>
              <w:jc w:val="center"/>
              <w:rPr>
                <w:ins w:id="185" w:author="Archana Mandrekar" w:date="2022-12-14T15:48:00Z"/>
              </w:rPr>
            </w:pPr>
          </w:p>
        </w:tc>
        <w:tc>
          <w:tcPr>
            <w:tcW w:w="5953" w:type="dxa"/>
            <w:tcBorders>
              <w:left w:val="nil"/>
              <w:right w:val="nil"/>
            </w:tcBorders>
          </w:tcPr>
          <w:p w14:paraId="35F30A4D" w14:textId="77777777" w:rsidR="001775F4" w:rsidRPr="007C1842" w:rsidRDefault="001775F4" w:rsidP="007677B2">
            <w:pPr>
              <w:pStyle w:val="BodyText"/>
              <w:rPr>
                <w:ins w:id="186" w:author="Archana Mandrekar" w:date="2022-12-14T15:48:00Z"/>
              </w:rPr>
            </w:pPr>
          </w:p>
        </w:tc>
        <w:tc>
          <w:tcPr>
            <w:tcW w:w="992" w:type="dxa"/>
            <w:tcBorders>
              <w:left w:val="nil"/>
            </w:tcBorders>
          </w:tcPr>
          <w:p w14:paraId="47DF03CA" w14:textId="77777777" w:rsidR="001775F4" w:rsidRPr="007C1842" w:rsidRDefault="001775F4" w:rsidP="007677B2">
            <w:pPr>
              <w:pStyle w:val="Header"/>
              <w:tabs>
                <w:tab w:val="left" w:pos="1440"/>
                <w:tab w:val="left" w:pos="3240"/>
                <w:tab w:val="left" w:pos="8820"/>
              </w:tabs>
              <w:ind w:left="-108" w:right="-151"/>
              <w:jc w:val="center"/>
              <w:rPr>
                <w:ins w:id="187" w:author="Archana Mandrekar" w:date="2022-12-14T15:48:00Z"/>
              </w:rPr>
            </w:pPr>
          </w:p>
        </w:tc>
      </w:tr>
    </w:tbl>
    <w:p w14:paraId="2FFD8224" w14:textId="77777777" w:rsidR="001775F4" w:rsidRDefault="001775F4" w:rsidP="001775F4">
      <w:pPr>
        <w:spacing w:before="100" w:beforeAutospacing="1" w:after="100" w:afterAutospacing="1"/>
        <w:ind w:left="810"/>
        <w:rPr>
          <w:ins w:id="188" w:author="Archana Mandrekar" w:date="2022-12-14T15:48:00Z"/>
          <w:sz w:val="24"/>
          <w:szCs w:val="24"/>
          <w:lang w:eastAsia="en-IN"/>
        </w:rPr>
      </w:pPr>
      <w:ins w:id="189" w:author="Archana Mandrekar" w:date="2022-12-14T15:48:00Z">
        <w:r w:rsidRPr="00707840">
          <w:rPr>
            <w:sz w:val="24"/>
            <w:szCs w:val="24"/>
            <w:lang w:val="fr-FR" w:eastAsia="en-IN"/>
          </w:rPr>
          <w:t xml:space="preserve"> </w:t>
        </w:r>
      </w:ins>
    </w:p>
    <w:tbl>
      <w:tblPr>
        <w:tblW w:w="9498"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9"/>
        <w:gridCol w:w="3261"/>
        <w:gridCol w:w="3118"/>
      </w:tblGrid>
      <w:tr w:rsidR="001775F4" w:rsidRPr="001C094A" w14:paraId="58856A9B" w14:textId="77777777" w:rsidTr="007677B2">
        <w:trPr>
          <w:ins w:id="190" w:author="Archana Mandrekar" w:date="2022-12-14T15:48:00Z"/>
        </w:trPr>
        <w:tc>
          <w:tcPr>
            <w:tcW w:w="3119" w:type="dxa"/>
            <w:shd w:val="clear" w:color="auto" w:fill="auto"/>
          </w:tcPr>
          <w:p w14:paraId="2B766331" w14:textId="77777777" w:rsidR="001775F4" w:rsidRPr="00570E41" w:rsidRDefault="001775F4" w:rsidP="007677B2">
            <w:pPr>
              <w:rPr>
                <w:ins w:id="191" w:author="Archana Mandrekar" w:date="2022-12-14T15:48:00Z"/>
                <w:b/>
              </w:rPr>
            </w:pPr>
            <w:bookmarkStart w:id="192" w:name="_Hlk110414498"/>
            <w:ins w:id="193" w:author="Archana Mandrekar" w:date="2022-12-14T15:48:00Z">
              <w:r w:rsidRPr="00570E41">
                <w:rPr>
                  <w:b/>
                </w:rPr>
                <w:t xml:space="preserve">Prepared By: </w:t>
              </w:r>
            </w:ins>
          </w:p>
          <w:p w14:paraId="77C8068B" w14:textId="77777777" w:rsidR="001775F4" w:rsidRPr="00570E41" w:rsidRDefault="001775F4" w:rsidP="007677B2">
            <w:pPr>
              <w:rPr>
                <w:ins w:id="194" w:author="Archana Mandrekar" w:date="2022-12-14T15:48:00Z"/>
              </w:rPr>
            </w:pPr>
            <w:ins w:id="195" w:author="Archana Mandrekar" w:date="2022-12-14T15:48:00Z">
              <w:r>
                <w:t>Area Engineer</w:t>
              </w:r>
            </w:ins>
          </w:p>
        </w:tc>
        <w:tc>
          <w:tcPr>
            <w:tcW w:w="3261" w:type="dxa"/>
            <w:shd w:val="clear" w:color="auto" w:fill="auto"/>
          </w:tcPr>
          <w:p w14:paraId="4FB00818" w14:textId="77777777" w:rsidR="001775F4" w:rsidRPr="00570E41" w:rsidRDefault="001775F4" w:rsidP="007677B2">
            <w:pPr>
              <w:rPr>
                <w:ins w:id="196" w:author="Archana Mandrekar" w:date="2022-12-14T15:48:00Z"/>
                <w:b/>
              </w:rPr>
            </w:pPr>
            <w:ins w:id="197" w:author="Archana Mandrekar" w:date="2022-12-14T15:48:00Z">
              <w:r w:rsidRPr="00570E41">
                <w:rPr>
                  <w:b/>
                </w:rPr>
                <w:t xml:space="preserve">Reviewed &amp; Issued By: </w:t>
              </w:r>
            </w:ins>
          </w:p>
          <w:p w14:paraId="2F335577" w14:textId="77777777" w:rsidR="001775F4" w:rsidRPr="00570E41" w:rsidRDefault="001775F4" w:rsidP="007677B2">
            <w:pPr>
              <w:rPr>
                <w:ins w:id="198" w:author="Archana Mandrekar" w:date="2022-12-14T15:48:00Z"/>
              </w:rPr>
            </w:pPr>
            <w:ins w:id="199" w:author="Archana Mandrekar" w:date="2022-12-14T15:48:00Z">
              <w:r w:rsidRPr="00570E41">
                <w:t>Management Representative</w:t>
              </w:r>
            </w:ins>
          </w:p>
        </w:tc>
        <w:tc>
          <w:tcPr>
            <w:tcW w:w="3118" w:type="dxa"/>
            <w:shd w:val="clear" w:color="auto" w:fill="auto"/>
          </w:tcPr>
          <w:p w14:paraId="5F627A6A" w14:textId="77777777" w:rsidR="001775F4" w:rsidRPr="00570E41" w:rsidRDefault="001775F4" w:rsidP="007677B2">
            <w:pPr>
              <w:rPr>
                <w:ins w:id="200" w:author="Archana Mandrekar" w:date="2022-12-14T15:48:00Z"/>
                <w:b/>
              </w:rPr>
            </w:pPr>
            <w:ins w:id="201" w:author="Archana Mandrekar" w:date="2022-12-14T15:48:00Z">
              <w:r w:rsidRPr="00570E41">
                <w:rPr>
                  <w:b/>
                </w:rPr>
                <w:t xml:space="preserve">Approved By: </w:t>
              </w:r>
            </w:ins>
          </w:p>
          <w:p w14:paraId="5FFF1996" w14:textId="77777777" w:rsidR="001775F4" w:rsidRPr="00570E41" w:rsidRDefault="001775F4" w:rsidP="007677B2">
            <w:pPr>
              <w:rPr>
                <w:ins w:id="202" w:author="Archana Mandrekar" w:date="2022-12-14T15:48:00Z"/>
              </w:rPr>
            </w:pPr>
            <w:ins w:id="203" w:author="Archana Mandrekar" w:date="2022-12-14T15:48:00Z">
              <w:r>
                <w:t>Mechanical Head</w:t>
              </w:r>
            </w:ins>
          </w:p>
        </w:tc>
      </w:tr>
      <w:tr w:rsidR="001775F4" w:rsidRPr="001C094A" w14:paraId="0BED8813" w14:textId="77777777" w:rsidTr="007677B2">
        <w:trPr>
          <w:trHeight w:val="987"/>
          <w:ins w:id="204" w:author="Archana Mandrekar" w:date="2022-12-14T15:48:00Z"/>
        </w:trPr>
        <w:tc>
          <w:tcPr>
            <w:tcW w:w="3119" w:type="dxa"/>
            <w:shd w:val="clear" w:color="auto" w:fill="auto"/>
          </w:tcPr>
          <w:p w14:paraId="1157915B" w14:textId="77777777" w:rsidR="001775F4" w:rsidRPr="007E7F55" w:rsidRDefault="001775F4" w:rsidP="007677B2">
            <w:pPr>
              <w:rPr>
                <w:ins w:id="205" w:author="Archana Mandrekar" w:date="2022-12-14T15:48:00Z"/>
                <w:b/>
              </w:rPr>
            </w:pPr>
            <w:ins w:id="206" w:author="Archana Mandrekar" w:date="2022-12-14T15:48:00Z">
              <w:r w:rsidRPr="007E7F55">
                <w:rPr>
                  <w:b/>
                </w:rPr>
                <w:t>Signature</w:t>
              </w:r>
            </w:ins>
          </w:p>
          <w:p w14:paraId="677009C0" w14:textId="77777777" w:rsidR="001775F4" w:rsidRPr="007E7F55" w:rsidRDefault="001775F4" w:rsidP="007677B2">
            <w:pPr>
              <w:rPr>
                <w:ins w:id="207" w:author="Archana Mandrekar" w:date="2022-12-14T15:48:00Z"/>
                <w:b/>
              </w:rPr>
            </w:pPr>
          </w:p>
        </w:tc>
        <w:tc>
          <w:tcPr>
            <w:tcW w:w="3261" w:type="dxa"/>
            <w:shd w:val="clear" w:color="auto" w:fill="auto"/>
          </w:tcPr>
          <w:p w14:paraId="503305B5" w14:textId="77777777" w:rsidR="001775F4" w:rsidRPr="007E7F55" w:rsidRDefault="001775F4" w:rsidP="007677B2">
            <w:pPr>
              <w:rPr>
                <w:ins w:id="208" w:author="Archana Mandrekar" w:date="2022-12-14T15:48:00Z"/>
                <w:b/>
              </w:rPr>
            </w:pPr>
            <w:ins w:id="209" w:author="Archana Mandrekar" w:date="2022-12-14T15:48:00Z">
              <w:r w:rsidRPr="007E7F55">
                <w:rPr>
                  <w:b/>
                </w:rPr>
                <w:t>Signature:</w:t>
              </w:r>
            </w:ins>
          </w:p>
          <w:p w14:paraId="506ECD5D" w14:textId="77777777" w:rsidR="001775F4" w:rsidRPr="007E7F55" w:rsidRDefault="001775F4" w:rsidP="007677B2">
            <w:pPr>
              <w:rPr>
                <w:ins w:id="210" w:author="Archana Mandrekar" w:date="2022-12-14T15:48:00Z"/>
                <w:b/>
              </w:rPr>
            </w:pPr>
          </w:p>
        </w:tc>
        <w:tc>
          <w:tcPr>
            <w:tcW w:w="3118" w:type="dxa"/>
            <w:shd w:val="clear" w:color="auto" w:fill="auto"/>
          </w:tcPr>
          <w:p w14:paraId="45C9561B" w14:textId="77777777" w:rsidR="001775F4" w:rsidRPr="007E7F55" w:rsidRDefault="001775F4" w:rsidP="007677B2">
            <w:pPr>
              <w:rPr>
                <w:ins w:id="211" w:author="Archana Mandrekar" w:date="2022-12-14T15:48:00Z"/>
                <w:b/>
              </w:rPr>
            </w:pPr>
            <w:ins w:id="212" w:author="Archana Mandrekar" w:date="2022-12-14T15:48:00Z">
              <w:r w:rsidRPr="007E7F55">
                <w:rPr>
                  <w:b/>
                </w:rPr>
                <w:t>Signature:</w:t>
              </w:r>
            </w:ins>
          </w:p>
          <w:p w14:paraId="57F9242C" w14:textId="77777777" w:rsidR="001775F4" w:rsidRPr="007E7F55" w:rsidRDefault="001775F4" w:rsidP="007677B2">
            <w:pPr>
              <w:rPr>
                <w:ins w:id="213" w:author="Archana Mandrekar" w:date="2022-12-14T15:48:00Z"/>
                <w:b/>
              </w:rPr>
            </w:pPr>
          </w:p>
        </w:tc>
      </w:tr>
      <w:tr w:rsidR="001775F4" w:rsidRPr="001C094A" w14:paraId="20CFB22E" w14:textId="77777777" w:rsidTr="007677B2">
        <w:trPr>
          <w:ins w:id="214" w:author="Archana Mandrekar" w:date="2022-12-14T15:48:00Z"/>
        </w:trPr>
        <w:tc>
          <w:tcPr>
            <w:tcW w:w="3119" w:type="dxa"/>
            <w:shd w:val="clear" w:color="auto" w:fill="auto"/>
          </w:tcPr>
          <w:p w14:paraId="3289FD72" w14:textId="77777777" w:rsidR="001775F4" w:rsidRPr="007E7F55" w:rsidRDefault="001775F4" w:rsidP="007677B2">
            <w:pPr>
              <w:rPr>
                <w:ins w:id="215" w:author="Archana Mandrekar" w:date="2022-12-14T15:48:00Z"/>
                <w:b/>
              </w:rPr>
            </w:pPr>
            <w:ins w:id="216" w:author="Archana Mandrekar" w:date="2022-12-14T15:48:00Z">
              <w:r w:rsidRPr="007E7F55">
                <w:rPr>
                  <w:b/>
                </w:rPr>
                <w:t>Review Date: 12.12.22</w:t>
              </w:r>
            </w:ins>
          </w:p>
        </w:tc>
        <w:tc>
          <w:tcPr>
            <w:tcW w:w="3261" w:type="dxa"/>
            <w:shd w:val="clear" w:color="auto" w:fill="auto"/>
          </w:tcPr>
          <w:p w14:paraId="72CCCF42" w14:textId="77777777" w:rsidR="001775F4" w:rsidRPr="007E7F55" w:rsidRDefault="001775F4" w:rsidP="007677B2">
            <w:pPr>
              <w:rPr>
                <w:ins w:id="217" w:author="Archana Mandrekar" w:date="2022-12-14T15:48:00Z"/>
                <w:b/>
              </w:rPr>
            </w:pPr>
            <w:ins w:id="218" w:author="Archana Mandrekar" w:date="2022-12-14T15:48:00Z">
              <w:r w:rsidRPr="007E7F55">
                <w:rPr>
                  <w:b/>
                </w:rPr>
                <w:t>Review Date: 12.12.22</w:t>
              </w:r>
            </w:ins>
          </w:p>
        </w:tc>
        <w:tc>
          <w:tcPr>
            <w:tcW w:w="3118" w:type="dxa"/>
            <w:shd w:val="clear" w:color="auto" w:fill="auto"/>
          </w:tcPr>
          <w:p w14:paraId="363816CE" w14:textId="77777777" w:rsidR="001775F4" w:rsidRPr="007E7F55" w:rsidRDefault="001775F4" w:rsidP="007677B2">
            <w:pPr>
              <w:rPr>
                <w:ins w:id="219" w:author="Archana Mandrekar" w:date="2022-12-14T15:48:00Z"/>
                <w:b/>
              </w:rPr>
            </w:pPr>
            <w:ins w:id="220" w:author="Archana Mandrekar" w:date="2022-12-14T15:48:00Z">
              <w:r w:rsidRPr="007E7F55">
                <w:rPr>
                  <w:b/>
                </w:rPr>
                <w:t>Review Date: 12.12.22</w:t>
              </w:r>
            </w:ins>
          </w:p>
        </w:tc>
      </w:tr>
      <w:bookmarkEnd w:id="192"/>
    </w:tbl>
    <w:p w14:paraId="5AF36447" w14:textId="77777777" w:rsidR="001775F4" w:rsidRPr="00B10B53" w:rsidRDefault="001775F4" w:rsidP="001775F4">
      <w:pPr>
        <w:spacing w:before="100" w:beforeAutospacing="1" w:after="100" w:afterAutospacing="1"/>
        <w:ind w:left="810"/>
        <w:rPr>
          <w:ins w:id="221" w:author="Archana Mandrekar" w:date="2022-12-14T15:48:00Z"/>
          <w:sz w:val="24"/>
          <w:szCs w:val="24"/>
          <w:lang w:eastAsia="en-IN"/>
        </w:rPr>
      </w:pPr>
    </w:p>
    <w:p w14:paraId="13A151D7" w14:textId="52D592CC" w:rsidR="00626DA3" w:rsidDel="001775F4" w:rsidRDefault="00626DA3">
      <w:pPr>
        <w:rPr>
          <w:ins w:id="222" w:author="Sham Parab" w:date="2021-05-29T15:23:00Z"/>
          <w:del w:id="223" w:author="Archana Mandrekar" w:date="2022-12-14T15:48:00Z"/>
          <w:sz w:val="24"/>
        </w:rPr>
        <w:pPrChange w:id="224" w:author="Sham Parab" w:date="2021-05-29T15:23:00Z">
          <w:pPr>
            <w:numPr>
              <w:numId w:val="36"/>
            </w:numPr>
            <w:ind w:left="720" w:hanging="360"/>
          </w:pPr>
        </w:pPrChange>
      </w:pPr>
    </w:p>
    <w:p w14:paraId="2ECD67A5" w14:textId="666D70C7" w:rsidR="00626DA3" w:rsidDel="001775F4" w:rsidRDefault="00626DA3">
      <w:pPr>
        <w:rPr>
          <w:ins w:id="225" w:author="Sham Parab" w:date="2021-05-29T15:23:00Z"/>
          <w:del w:id="226" w:author="Archana Mandrekar" w:date="2022-12-14T15:48:00Z"/>
          <w:sz w:val="24"/>
        </w:rPr>
        <w:pPrChange w:id="227" w:author="Sham Parab" w:date="2021-05-29T15:23:00Z">
          <w:pPr>
            <w:numPr>
              <w:numId w:val="36"/>
            </w:numPr>
            <w:ind w:left="720" w:hanging="360"/>
          </w:pPr>
        </w:pPrChange>
      </w:pPr>
    </w:p>
    <w:p w14:paraId="190DE3CF" w14:textId="0F8C65E0" w:rsidR="00626DA3" w:rsidDel="001775F4" w:rsidRDefault="00626DA3">
      <w:pPr>
        <w:rPr>
          <w:ins w:id="228" w:author="Sham Parab" w:date="2021-05-29T15:23:00Z"/>
          <w:del w:id="229" w:author="Archana Mandrekar" w:date="2022-12-14T15:48:00Z"/>
          <w:sz w:val="24"/>
        </w:rPr>
        <w:pPrChange w:id="230" w:author="Sham Parab" w:date="2021-05-29T15:23:00Z">
          <w:pPr>
            <w:numPr>
              <w:numId w:val="36"/>
            </w:numPr>
            <w:ind w:left="720" w:hanging="360"/>
          </w:pPr>
        </w:pPrChange>
      </w:pPr>
    </w:p>
    <w:p w14:paraId="44E93EE3" w14:textId="182D0537" w:rsidR="00626DA3" w:rsidDel="001775F4" w:rsidRDefault="00626DA3">
      <w:pPr>
        <w:rPr>
          <w:ins w:id="231" w:author="Sham Parab" w:date="2021-05-29T15:23:00Z"/>
          <w:del w:id="232" w:author="Archana Mandrekar" w:date="2022-12-14T15:48:00Z"/>
          <w:sz w:val="24"/>
        </w:rPr>
        <w:pPrChange w:id="233" w:author="Sham Parab" w:date="2021-05-29T15:23:00Z">
          <w:pPr>
            <w:numPr>
              <w:numId w:val="36"/>
            </w:numPr>
            <w:ind w:left="720" w:hanging="360"/>
          </w:pPr>
        </w:pPrChange>
      </w:pPr>
    </w:p>
    <w:p w14:paraId="431E5744" w14:textId="122DC35C" w:rsidR="00626DA3" w:rsidDel="001775F4" w:rsidRDefault="00626DA3">
      <w:pPr>
        <w:rPr>
          <w:ins w:id="234" w:author="Sham Parab" w:date="2021-05-29T15:23:00Z"/>
          <w:del w:id="235" w:author="Archana Mandrekar" w:date="2022-12-14T15:48:00Z"/>
          <w:sz w:val="24"/>
        </w:rPr>
        <w:pPrChange w:id="236" w:author="Sham Parab" w:date="2021-05-29T15:23:00Z">
          <w:pPr>
            <w:numPr>
              <w:numId w:val="36"/>
            </w:numPr>
            <w:ind w:left="720" w:hanging="360"/>
          </w:pPr>
        </w:pPrChange>
      </w:pPr>
    </w:p>
    <w:p w14:paraId="7E06AC82" w14:textId="00AC52A1" w:rsidR="00626DA3" w:rsidDel="001775F4" w:rsidRDefault="00626DA3">
      <w:pPr>
        <w:rPr>
          <w:ins w:id="237" w:author="Sham Parab" w:date="2021-05-29T15:23:00Z"/>
          <w:del w:id="238" w:author="Archana Mandrekar" w:date="2022-12-14T15:48:00Z"/>
          <w:sz w:val="24"/>
        </w:rPr>
        <w:pPrChange w:id="239" w:author="Sham Parab" w:date="2021-05-29T15:23:00Z">
          <w:pPr>
            <w:numPr>
              <w:numId w:val="36"/>
            </w:numPr>
            <w:ind w:left="720" w:hanging="360"/>
          </w:pPr>
        </w:pPrChange>
      </w:pPr>
    </w:p>
    <w:p w14:paraId="6114EB24" w14:textId="6DEA926C" w:rsidR="00626DA3" w:rsidDel="001775F4" w:rsidRDefault="00626DA3">
      <w:pPr>
        <w:rPr>
          <w:ins w:id="240" w:author="Sham Parab" w:date="2021-05-29T15:23:00Z"/>
          <w:del w:id="241" w:author="Archana Mandrekar" w:date="2022-12-14T15:48:00Z"/>
          <w:sz w:val="24"/>
        </w:rPr>
        <w:pPrChange w:id="242" w:author="Sham Parab" w:date="2021-05-29T15:23:00Z">
          <w:pPr>
            <w:numPr>
              <w:numId w:val="36"/>
            </w:numPr>
            <w:ind w:left="720" w:hanging="360"/>
          </w:pPr>
        </w:pPrChange>
      </w:pPr>
    </w:p>
    <w:p w14:paraId="7A8D9DEA" w14:textId="5B003251" w:rsidR="00626DA3" w:rsidDel="001775F4" w:rsidRDefault="00626DA3">
      <w:pPr>
        <w:rPr>
          <w:ins w:id="243" w:author="Sham Parab" w:date="2021-05-29T15:23:00Z"/>
          <w:del w:id="244" w:author="Archana Mandrekar" w:date="2022-12-14T15:48:00Z"/>
          <w:sz w:val="24"/>
        </w:rPr>
        <w:pPrChange w:id="245" w:author="Sham Parab" w:date="2021-05-29T15:23:00Z">
          <w:pPr>
            <w:numPr>
              <w:numId w:val="36"/>
            </w:numPr>
            <w:ind w:left="720" w:hanging="360"/>
          </w:pPr>
        </w:pPrChange>
      </w:pPr>
    </w:p>
    <w:p w14:paraId="25F0120B" w14:textId="3197472F" w:rsidR="00626DA3" w:rsidDel="001775F4" w:rsidRDefault="00626DA3">
      <w:pPr>
        <w:rPr>
          <w:ins w:id="246" w:author="Sham Parab" w:date="2021-05-29T15:23:00Z"/>
          <w:del w:id="247" w:author="Archana Mandrekar" w:date="2022-12-14T15:48:00Z"/>
          <w:sz w:val="24"/>
        </w:rPr>
        <w:pPrChange w:id="248" w:author="Sham Parab" w:date="2021-05-29T15:23:00Z">
          <w:pPr>
            <w:numPr>
              <w:numId w:val="36"/>
            </w:numPr>
            <w:ind w:left="720" w:hanging="360"/>
          </w:pPr>
        </w:pPrChange>
      </w:pPr>
    </w:p>
    <w:p w14:paraId="05F1098A" w14:textId="1392B649" w:rsidR="00626DA3" w:rsidDel="001775F4" w:rsidRDefault="00626DA3">
      <w:pPr>
        <w:rPr>
          <w:ins w:id="249" w:author="Sham Parab" w:date="2021-05-29T15:23:00Z"/>
          <w:del w:id="250" w:author="Archana Mandrekar" w:date="2022-12-14T15:48:00Z"/>
          <w:sz w:val="24"/>
        </w:rPr>
        <w:pPrChange w:id="251" w:author="Sham Parab" w:date="2021-05-29T15:23:00Z">
          <w:pPr>
            <w:numPr>
              <w:numId w:val="36"/>
            </w:numPr>
            <w:ind w:left="720" w:hanging="360"/>
          </w:pPr>
        </w:pPrChange>
      </w:pPr>
    </w:p>
    <w:p w14:paraId="0B07A8EF" w14:textId="7E67CAAF" w:rsidR="00626DA3" w:rsidDel="001775F4" w:rsidRDefault="00626DA3">
      <w:pPr>
        <w:rPr>
          <w:ins w:id="252" w:author="Sham Parab" w:date="2021-05-29T15:23:00Z"/>
          <w:del w:id="253" w:author="Archana Mandrekar" w:date="2022-12-14T15:48:00Z"/>
          <w:sz w:val="24"/>
        </w:rPr>
        <w:pPrChange w:id="254" w:author="Sham Parab" w:date="2021-05-29T15:23:00Z">
          <w:pPr>
            <w:numPr>
              <w:numId w:val="36"/>
            </w:numPr>
            <w:ind w:left="720" w:hanging="360"/>
          </w:pPr>
        </w:pPrChange>
      </w:pPr>
    </w:p>
    <w:p w14:paraId="3FE89C56" w14:textId="6ED7964E" w:rsidR="00626DA3" w:rsidDel="001775F4" w:rsidRDefault="00626DA3">
      <w:pPr>
        <w:rPr>
          <w:ins w:id="255" w:author="Sham Parab" w:date="2021-05-29T15:23:00Z"/>
          <w:del w:id="256" w:author="Archana Mandrekar" w:date="2022-12-14T15:48:00Z"/>
          <w:sz w:val="24"/>
        </w:rPr>
        <w:pPrChange w:id="257" w:author="Sham Parab" w:date="2021-05-29T15:23:00Z">
          <w:pPr>
            <w:numPr>
              <w:numId w:val="36"/>
            </w:numPr>
            <w:ind w:left="720" w:hanging="360"/>
          </w:pPr>
        </w:pPrChange>
      </w:pPr>
    </w:p>
    <w:p w14:paraId="59C25BF8" w14:textId="5FAE1C8E" w:rsidR="00626DA3" w:rsidDel="001775F4" w:rsidRDefault="00626DA3">
      <w:pPr>
        <w:rPr>
          <w:ins w:id="258" w:author="Sham Parab" w:date="2021-05-29T15:23:00Z"/>
          <w:del w:id="259" w:author="Archana Mandrekar" w:date="2022-12-14T15:48:00Z"/>
          <w:sz w:val="24"/>
        </w:rPr>
        <w:pPrChange w:id="260" w:author="Sham Parab" w:date="2021-05-29T15:23:00Z">
          <w:pPr>
            <w:numPr>
              <w:numId w:val="36"/>
            </w:numPr>
            <w:ind w:left="720" w:hanging="360"/>
          </w:pPr>
        </w:pPrChange>
      </w:pPr>
    </w:p>
    <w:p w14:paraId="104F12F0" w14:textId="358A54EB" w:rsidR="00626DA3" w:rsidDel="001775F4" w:rsidRDefault="00626DA3">
      <w:pPr>
        <w:rPr>
          <w:ins w:id="261" w:author="Sham Parab" w:date="2021-05-29T15:23:00Z"/>
          <w:del w:id="262" w:author="Archana Mandrekar" w:date="2022-12-14T15:48:00Z"/>
          <w:sz w:val="24"/>
        </w:rPr>
        <w:pPrChange w:id="263" w:author="Sham Parab" w:date="2021-05-29T15:23:00Z">
          <w:pPr>
            <w:numPr>
              <w:numId w:val="36"/>
            </w:numPr>
            <w:ind w:left="720" w:hanging="360"/>
          </w:pPr>
        </w:pPrChange>
      </w:pPr>
    </w:p>
    <w:p w14:paraId="44962C7F" w14:textId="16E89357" w:rsidR="00626DA3" w:rsidDel="001775F4" w:rsidRDefault="00626DA3">
      <w:pPr>
        <w:rPr>
          <w:ins w:id="264" w:author="Sham Parab" w:date="2021-05-29T15:23:00Z"/>
          <w:del w:id="265" w:author="Archana Mandrekar" w:date="2022-12-14T15:48:00Z"/>
          <w:sz w:val="24"/>
        </w:rPr>
        <w:pPrChange w:id="266" w:author="Sham Parab" w:date="2021-05-29T15:23:00Z">
          <w:pPr>
            <w:numPr>
              <w:numId w:val="36"/>
            </w:numPr>
            <w:ind w:left="720" w:hanging="360"/>
          </w:pPr>
        </w:pPrChange>
      </w:pPr>
    </w:p>
    <w:p w14:paraId="5035DD87" w14:textId="73692D85" w:rsidR="00626DA3" w:rsidDel="001775F4" w:rsidRDefault="00626DA3">
      <w:pPr>
        <w:rPr>
          <w:ins w:id="267" w:author="Sham Parab" w:date="2021-05-29T15:23:00Z"/>
          <w:del w:id="268" w:author="Archana Mandrekar" w:date="2022-12-14T15:48:00Z"/>
          <w:sz w:val="24"/>
        </w:rPr>
        <w:pPrChange w:id="269" w:author="Sham Parab" w:date="2021-05-29T15:23:00Z">
          <w:pPr>
            <w:numPr>
              <w:numId w:val="36"/>
            </w:numPr>
            <w:ind w:left="720" w:hanging="360"/>
          </w:pPr>
        </w:pPrChange>
      </w:pPr>
    </w:p>
    <w:p w14:paraId="3D805245" w14:textId="25043B02" w:rsidR="00626DA3" w:rsidDel="001775F4" w:rsidRDefault="00626DA3">
      <w:pPr>
        <w:rPr>
          <w:ins w:id="270" w:author="Sham Parab" w:date="2021-05-29T15:23:00Z"/>
          <w:del w:id="271" w:author="Archana Mandrekar" w:date="2022-12-14T15:48:00Z"/>
          <w:sz w:val="24"/>
        </w:rPr>
        <w:pPrChange w:id="272" w:author="Sham Parab" w:date="2021-05-29T15:23:00Z">
          <w:pPr>
            <w:numPr>
              <w:numId w:val="36"/>
            </w:numPr>
            <w:ind w:left="720" w:hanging="360"/>
          </w:pPr>
        </w:pPrChange>
      </w:pPr>
    </w:p>
    <w:p w14:paraId="7EE0ECD1" w14:textId="2E588096" w:rsidR="00626DA3" w:rsidDel="001775F4" w:rsidRDefault="00626DA3">
      <w:pPr>
        <w:rPr>
          <w:ins w:id="273" w:author="Sham Parab" w:date="2021-05-29T15:23:00Z"/>
          <w:del w:id="274" w:author="Archana Mandrekar" w:date="2022-12-14T15:48:00Z"/>
          <w:sz w:val="24"/>
        </w:rPr>
        <w:pPrChange w:id="275" w:author="Sham Parab" w:date="2021-05-29T15:23:00Z">
          <w:pPr>
            <w:numPr>
              <w:numId w:val="36"/>
            </w:numPr>
            <w:ind w:left="720" w:hanging="360"/>
          </w:pPr>
        </w:pPrChange>
      </w:pPr>
    </w:p>
    <w:p w14:paraId="15EA0045" w14:textId="1449D190" w:rsidR="00626DA3" w:rsidDel="001775F4" w:rsidRDefault="00626DA3">
      <w:pPr>
        <w:rPr>
          <w:ins w:id="276" w:author="Sham Parab" w:date="2021-05-29T15:23:00Z"/>
          <w:del w:id="277" w:author="Archana Mandrekar" w:date="2022-12-14T15:48:00Z"/>
          <w:sz w:val="24"/>
        </w:rPr>
        <w:pPrChange w:id="278" w:author="Sham Parab" w:date="2021-05-29T15:23:00Z">
          <w:pPr>
            <w:numPr>
              <w:numId w:val="36"/>
            </w:numPr>
            <w:ind w:left="720" w:hanging="360"/>
          </w:pPr>
        </w:pPrChange>
      </w:pPr>
    </w:p>
    <w:p w14:paraId="4D1911BC" w14:textId="6EF93755" w:rsidR="00626DA3" w:rsidDel="001775F4" w:rsidRDefault="00626DA3">
      <w:pPr>
        <w:rPr>
          <w:ins w:id="279" w:author="Sham Parab" w:date="2021-05-29T15:23:00Z"/>
          <w:del w:id="280" w:author="Archana Mandrekar" w:date="2022-12-14T15:48:00Z"/>
          <w:sz w:val="24"/>
        </w:rPr>
        <w:pPrChange w:id="281" w:author="Sham Parab" w:date="2021-05-29T15:23:00Z">
          <w:pPr>
            <w:numPr>
              <w:numId w:val="36"/>
            </w:numPr>
            <w:ind w:left="720" w:hanging="360"/>
          </w:pPr>
        </w:pPrChange>
      </w:pPr>
    </w:p>
    <w:p w14:paraId="55CA3BC0" w14:textId="69CCB6A8" w:rsidR="00626DA3" w:rsidDel="001775F4" w:rsidRDefault="00626DA3">
      <w:pPr>
        <w:rPr>
          <w:ins w:id="282" w:author="Sham Parab" w:date="2021-05-29T15:23:00Z"/>
          <w:del w:id="283" w:author="Archana Mandrekar" w:date="2022-12-14T15:48:00Z"/>
          <w:sz w:val="24"/>
        </w:rPr>
        <w:pPrChange w:id="284" w:author="Sham Parab" w:date="2021-05-29T15:23:00Z">
          <w:pPr>
            <w:numPr>
              <w:numId w:val="36"/>
            </w:numPr>
            <w:ind w:left="720" w:hanging="360"/>
          </w:pPr>
        </w:pPrChange>
      </w:pPr>
    </w:p>
    <w:p w14:paraId="4A632884" w14:textId="6D8831C1" w:rsidR="00626DA3" w:rsidDel="001775F4" w:rsidRDefault="00626DA3">
      <w:pPr>
        <w:rPr>
          <w:ins w:id="285" w:author="Sham Parab" w:date="2021-05-29T15:23:00Z"/>
          <w:del w:id="286" w:author="Archana Mandrekar" w:date="2022-12-14T15:48:00Z"/>
          <w:sz w:val="24"/>
        </w:rPr>
        <w:pPrChange w:id="287" w:author="Sham Parab" w:date="2021-05-29T15:23:00Z">
          <w:pPr>
            <w:numPr>
              <w:numId w:val="36"/>
            </w:numPr>
            <w:ind w:left="720" w:hanging="360"/>
          </w:pPr>
        </w:pPrChange>
      </w:pPr>
    </w:p>
    <w:p w14:paraId="59161BC8" w14:textId="1CE9BA71" w:rsidR="00626DA3" w:rsidDel="001775F4" w:rsidRDefault="00626DA3">
      <w:pPr>
        <w:rPr>
          <w:ins w:id="288" w:author="Sham Parab" w:date="2021-05-29T15:23:00Z"/>
          <w:del w:id="289" w:author="Archana Mandrekar" w:date="2022-12-14T15:48:00Z"/>
          <w:sz w:val="24"/>
        </w:rPr>
        <w:pPrChange w:id="290" w:author="Sham Parab" w:date="2021-05-29T15:23:00Z">
          <w:pPr>
            <w:numPr>
              <w:numId w:val="36"/>
            </w:numPr>
            <w:ind w:left="720" w:hanging="360"/>
          </w:pPr>
        </w:pPrChange>
      </w:pPr>
    </w:p>
    <w:p w14:paraId="40349A9A" w14:textId="4DA2484F" w:rsidR="00626DA3" w:rsidDel="001775F4" w:rsidRDefault="00626DA3">
      <w:pPr>
        <w:rPr>
          <w:ins w:id="291" w:author="Sham Parab" w:date="2021-05-29T15:23:00Z"/>
          <w:del w:id="292" w:author="Archana Mandrekar" w:date="2022-12-14T15:48:00Z"/>
          <w:sz w:val="24"/>
        </w:rPr>
        <w:pPrChange w:id="293" w:author="Sham Parab" w:date="2021-05-29T15:23:00Z">
          <w:pPr>
            <w:numPr>
              <w:numId w:val="36"/>
            </w:numPr>
            <w:ind w:left="720" w:hanging="360"/>
          </w:pPr>
        </w:pPrChange>
      </w:pPr>
    </w:p>
    <w:p w14:paraId="3D1BE2B5" w14:textId="65BCCE92" w:rsidR="00626DA3" w:rsidDel="001775F4" w:rsidRDefault="00626DA3">
      <w:pPr>
        <w:rPr>
          <w:ins w:id="294" w:author="Sham Parab" w:date="2021-05-29T15:23:00Z"/>
          <w:del w:id="295" w:author="Archana Mandrekar" w:date="2022-12-14T15:48:00Z"/>
          <w:sz w:val="24"/>
        </w:rPr>
        <w:pPrChange w:id="296" w:author="Sham Parab" w:date="2021-05-29T15:23:00Z">
          <w:pPr>
            <w:numPr>
              <w:numId w:val="36"/>
            </w:numPr>
            <w:ind w:left="720" w:hanging="360"/>
          </w:pPr>
        </w:pPrChange>
      </w:pPr>
    </w:p>
    <w:p w14:paraId="71D50EA5" w14:textId="174DA902" w:rsidR="00626DA3" w:rsidDel="001775F4" w:rsidRDefault="00626DA3">
      <w:pPr>
        <w:rPr>
          <w:ins w:id="297" w:author="Sham Parab" w:date="2021-05-29T15:23:00Z"/>
          <w:del w:id="298" w:author="Archana Mandrekar" w:date="2022-12-14T15:48:00Z"/>
          <w:sz w:val="24"/>
        </w:rPr>
        <w:pPrChange w:id="299" w:author="Sham Parab" w:date="2021-05-29T15:23:00Z">
          <w:pPr>
            <w:numPr>
              <w:numId w:val="36"/>
            </w:numPr>
            <w:ind w:left="720" w:hanging="360"/>
          </w:pPr>
        </w:pPrChange>
      </w:pPr>
    </w:p>
    <w:p w14:paraId="159FC86E" w14:textId="19596FC5" w:rsidR="00626DA3" w:rsidDel="001775F4" w:rsidRDefault="00626DA3">
      <w:pPr>
        <w:rPr>
          <w:del w:id="300" w:author="Archana Mandrekar" w:date="2022-12-14T15:48:00Z"/>
          <w:sz w:val="24"/>
        </w:rPr>
        <w:pPrChange w:id="301" w:author="Sham Parab" w:date="2021-05-29T15:23:00Z">
          <w:pPr>
            <w:numPr>
              <w:numId w:val="36"/>
            </w:numPr>
            <w:ind w:left="720" w:hanging="360"/>
          </w:pPr>
        </w:pPrChange>
      </w:pPr>
    </w:p>
    <w:p w14:paraId="2DD8DA6F" w14:textId="77777777" w:rsidR="003B7BB3" w:rsidRDefault="003B7BB3" w:rsidP="003B7BB3"/>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626DA3" w:rsidRPr="00B80FF3" w:rsidDel="001775F4" w14:paraId="704C25C1" w14:textId="57B4A80A" w:rsidTr="00E50307">
        <w:trPr>
          <w:trHeight w:val="316"/>
          <w:ins w:id="302" w:author="Sham Parab" w:date="2021-05-29T15:23:00Z"/>
          <w:del w:id="303" w:author="Archana Mandrekar" w:date="2022-12-14T15:48:00Z"/>
        </w:trPr>
        <w:tc>
          <w:tcPr>
            <w:tcW w:w="2802" w:type="dxa"/>
            <w:shd w:val="clear" w:color="auto" w:fill="auto"/>
          </w:tcPr>
          <w:p w14:paraId="7340B02F" w14:textId="7F50B948" w:rsidR="00626DA3" w:rsidRPr="00B80FF3" w:rsidDel="001775F4" w:rsidRDefault="00626DA3" w:rsidP="00E50307">
            <w:pPr>
              <w:rPr>
                <w:ins w:id="304" w:author="Sham Parab" w:date="2021-05-29T15:23:00Z"/>
                <w:del w:id="305" w:author="Archana Mandrekar" w:date="2022-12-14T15:48:00Z"/>
                <w:b/>
              </w:rPr>
            </w:pPr>
            <w:ins w:id="306" w:author="Sham Parab" w:date="2021-05-29T15:23:00Z">
              <w:del w:id="307" w:author="Archana Mandrekar" w:date="2022-12-14T15:48:00Z">
                <w:r w:rsidRPr="00B80FF3" w:rsidDel="001775F4">
                  <w:rPr>
                    <w:b/>
                  </w:rPr>
                  <w:delText xml:space="preserve">Prepared By: </w:delText>
                </w:r>
              </w:del>
            </w:ins>
          </w:p>
          <w:p w14:paraId="13B3EF71" w14:textId="111E7942" w:rsidR="00626DA3" w:rsidRPr="00B80FF3" w:rsidDel="001775F4" w:rsidRDefault="00626DA3" w:rsidP="00E50307">
            <w:pPr>
              <w:rPr>
                <w:ins w:id="308" w:author="Sham Parab" w:date="2021-05-29T15:23:00Z"/>
                <w:del w:id="309" w:author="Archana Mandrekar" w:date="2022-12-14T15:48:00Z"/>
              </w:rPr>
            </w:pPr>
            <w:ins w:id="310" w:author="Sham Parab" w:date="2021-05-29T15:23:00Z">
              <w:del w:id="311" w:author="Archana Mandrekar" w:date="2022-12-14T15:48:00Z">
                <w:r w:rsidDel="001775F4">
                  <w:delText>Area Engineer</w:delText>
                </w:r>
              </w:del>
            </w:ins>
          </w:p>
        </w:tc>
        <w:tc>
          <w:tcPr>
            <w:tcW w:w="3160" w:type="dxa"/>
            <w:shd w:val="clear" w:color="auto" w:fill="auto"/>
          </w:tcPr>
          <w:p w14:paraId="78F578F8" w14:textId="048069FF" w:rsidR="00626DA3" w:rsidRPr="00B80FF3" w:rsidDel="001775F4" w:rsidRDefault="00626DA3" w:rsidP="00E50307">
            <w:pPr>
              <w:rPr>
                <w:ins w:id="312" w:author="Sham Parab" w:date="2021-05-29T15:23:00Z"/>
                <w:del w:id="313" w:author="Archana Mandrekar" w:date="2022-12-14T15:48:00Z"/>
                <w:b/>
              </w:rPr>
            </w:pPr>
            <w:ins w:id="314" w:author="Sham Parab" w:date="2021-05-29T15:23:00Z">
              <w:del w:id="315" w:author="Archana Mandrekar" w:date="2022-12-14T15:48:00Z">
                <w:r w:rsidRPr="00B80FF3" w:rsidDel="001775F4">
                  <w:rPr>
                    <w:b/>
                  </w:rPr>
                  <w:delText xml:space="preserve">Reviewed &amp; Issued By: </w:delText>
                </w:r>
              </w:del>
            </w:ins>
          </w:p>
          <w:p w14:paraId="7C2EC7C3" w14:textId="3986B2FE" w:rsidR="00626DA3" w:rsidRPr="00B80FF3" w:rsidDel="001775F4" w:rsidRDefault="00626DA3" w:rsidP="00E50307">
            <w:pPr>
              <w:rPr>
                <w:ins w:id="316" w:author="Sham Parab" w:date="2021-05-29T15:23:00Z"/>
                <w:del w:id="317" w:author="Archana Mandrekar" w:date="2022-12-14T15:48:00Z"/>
              </w:rPr>
            </w:pPr>
            <w:ins w:id="318" w:author="Sham Parab" w:date="2021-05-29T15:23:00Z">
              <w:del w:id="319" w:author="Archana Mandrekar" w:date="2022-12-14T15:48:00Z">
                <w:r w:rsidRPr="00B80FF3" w:rsidDel="001775F4">
                  <w:delText>Management Representative</w:delText>
                </w:r>
              </w:del>
            </w:ins>
          </w:p>
        </w:tc>
        <w:tc>
          <w:tcPr>
            <w:tcW w:w="3133" w:type="dxa"/>
            <w:shd w:val="clear" w:color="auto" w:fill="auto"/>
          </w:tcPr>
          <w:p w14:paraId="29B285D8" w14:textId="729AEF2F" w:rsidR="00626DA3" w:rsidRPr="00B80FF3" w:rsidDel="001775F4" w:rsidRDefault="00626DA3" w:rsidP="00E50307">
            <w:pPr>
              <w:rPr>
                <w:ins w:id="320" w:author="Sham Parab" w:date="2021-05-29T15:23:00Z"/>
                <w:del w:id="321" w:author="Archana Mandrekar" w:date="2022-12-14T15:48:00Z"/>
                <w:b/>
              </w:rPr>
            </w:pPr>
            <w:ins w:id="322" w:author="Sham Parab" w:date="2021-05-29T15:23:00Z">
              <w:del w:id="323" w:author="Archana Mandrekar" w:date="2022-12-14T15:48:00Z">
                <w:r w:rsidRPr="00B80FF3" w:rsidDel="001775F4">
                  <w:rPr>
                    <w:b/>
                  </w:rPr>
                  <w:delText xml:space="preserve">Approved By: </w:delText>
                </w:r>
              </w:del>
            </w:ins>
          </w:p>
          <w:p w14:paraId="40C568A4" w14:textId="168DC469" w:rsidR="00626DA3" w:rsidRPr="00B80FF3" w:rsidDel="001775F4" w:rsidRDefault="00626DA3" w:rsidP="00E50307">
            <w:pPr>
              <w:rPr>
                <w:ins w:id="324" w:author="Sham Parab" w:date="2021-05-29T15:23:00Z"/>
                <w:del w:id="325" w:author="Archana Mandrekar" w:date="2022-12-14T15:48:00Z"/>
              </w:rPr>
            </w:pPr>
            <w:ins w:id="326" w:author="Sham Parab" w:date="2021-05-29T15:23:00Z">
              <w:del w:id="327" w:author="Archana Mandrekar" w:date="2022-12-14T15:48:00Z">
                <w:r w:rsidDel="001775F4">
                  <w:delText>Mechanical Head</w:delText>
                </w:r>
              </w:del>
            </w:ins>
          </w:p>
        </w:tc>
      </w:tr>
      <w:tr w:rsidR="00626DA3" w:rsidRPr="00B80FF3" w:rsidDel="001775F4" w14:paraId="67E08DD2" w14:textId="5D5C84E9" w:rsidTr="00E50307">
        <w:trPr>
          <w:trHeight w:val="1062"/>
          <w:ins w:id="328" w:author="Sham Parab" w:date="2021-05-29T15:23:00Z"/>
          <w:del w:id="329" w:author="Archana Mandrekar" w:date="2022-12-14T15:48:00Z"/>
        </w:trPr>
        <w:tc>
          <w:tcPr>
            <w:tcW w:w="2802" w:type="dxa"/>
            <w:shd w:val="clear" w:color="auto" w:fill="auto"/>
          </w:tcPr>
          <w:p w14:paraId="34515693" w14:textId="2850CF44" w:rsidR="00626DA3" w:rsidRPr="00B80FF3" w:rsidDel="001775F4" w:rsidRDefault="00626DA3" w:rsidP="00E50307">
            <w:pPr>
              <w:rPr>
                <w:ins w:id="330" w:author="Sham Parab" w:date="2021-05-29T15:23:00Z"/>
                <w:del w:id="331" w:author="Archana Mandrekar" w:date="2022-12-14T15:48:00Z"/>
                <w:b/>
              </w:rPr>
            </w:pPr>
            <w:ins w:id="332" w:author="Sham Parab" w:date="2021-05-29T15:23:00Z">
              <w:del w:id="333" w:author="Archana Mandrekar" w:date="2022-12-14T15:48:00Z">
                <w:r w:rsidDel="001775F4">
                  <w:rPr>
                    <w:b/>
                  </w:rPr>
                  <w:delText>Signature:</w:delText>
                </w:r>
              </w:del>
            </w:ins>
          </w:p>
        </w:tc>
        <w:tc>
          <w:tcPr>
            <w:tcW w:w="3160" w:type="dxa"/>
            <w:shd w:val="clear" w:color="auto" w:fill="auto"/>
          </w:tcPr>
          <w:p w14:paraId="2F7309D0" w14:textId="1B147F48" w:rsidR="00626DA3" w:rsidRPr="00B80FF3" w:rsidDel="001775F4" w:rsidRDefault="00626DA3" w:rsidP="00E50307">
            <w:pPr>
              <w:rPr>
                <w:ins w:id="334" w:author="Sham Parab" w:date="2021-05-29T15:23:00Z"/>
                <w:del w:id="335" w:author="Archana Mandrekar" w:date="2022-12-14T15:48:00Z"/>
                <w:b/>
              </w:rPr>
            </w:pPr>
            <w:ins w:id="336" w:author="Sham Parab" w:date="2021-05-29T15:23:00Z">
              <w:del w:id="337" w:author="Archana Mandrekar" w:date="2022-12-14T15:48:00Z">
                <w:r w:rsidDel="001775F4">
                  <w:rPr>
                    <w:b/>
                  </w:rPr>
                  <w:delText>Signature:</w:delText>
                </w:r>
              </w:del>
            </w:ins>
          </w:p>
        </w:tc>
        <w:tc>
          <w:tcPr>
            <w:tcW w:w="3133" w:type="dxa"/>
            <w:shd w:val="clear" w:color="auto" w:fill="auto"/>
          </w:tcPr>
          <w:p w14:paraId="6B4C442E" w14:textId="14CB7BE4" w:rsidR="00626DA3" w:rsidRPr="00B80FF3" w:rsidDel="001775F4" w:rsidRDefault="00626DA3" w:rsidP="00E50307">
            <w:pPr>
              <w:rPr>
                <w:ins w:id="338" w:author="Sham Parab" w:date="2021-05-29T15:23:00Z"/>
                <w:del w:id="339" w:author="Archana Mandrekar" w:date="2022-12-14T15:48:00Z"/>
                <w:b/>
              </w:rPr>
            </w:pPr>
            <w:ins w:id="340" w:author="Sham Parab" w:date="2021-05-29T15:23:00Z">
              <w:del w:id="341" w:author="Archana Mandrekar" w:date="2022-12-14T15:48:00Z">
                <w:r w:rsidDel="001775F4">
                  <w:rPr>
                    <w:b/>
                  </w:rPr>
                  <w:delText>Signature:</w:delText>
                </w:r>
              </w:del>
            </w:ins>
          </w:p>
        </w:tc>
      </w:tr>
      <w:tr w:rsidR="00626DA3" w:rsidRPr="00B80FF3" w:rsidDel="001775F4" w14:paraId="7CC71953" w14:textId="06DFA959" w:rsidTr="00E50307">
        <w:trPr>
          <w:trHeight w:val="56"/>
          <w:ins w:id="342" w:author="Sham Parab" w:date="2021-05-29T15:23:00Z"/>
          <w:del w:id="343" w:author="Archana Mandrekar" w:date="2022-12-14T15:48:00Z"/>
        </w:trPr>
        <w:tc>
          <w:tcPr>
            <w:tcW w:w="2802" w:type="dxa"/>
            <w:shd w:val="clear" w:color="auto" w:fill="auto"/>
          </w:tcPr>
          <w:p w14:paraId="2CADADE5" w14:textId="2547D76A" w:rsidR="00626DA3" w:rsidRPr="00B80FF3" w:rsidDel="001775F4" w:rsidRDefault="00626DA3" w:rsidP="00E50307">
            <w:pPr>
              <w:rPr>
                <w:ins w:id="344" w:author="Sham Parab" w:date="2021-05-29T15:23:00Z"/>
                <w:del w:id="345" w:author="Archana Mandrekar" w:date="2022-12-14T15:48:00Z"/>
                <w:b/>
              </w:rPr>
            </w:pPr>
            <w:ins w:id="346" w:author="Sham Parab" w:date="2021-05-29T15:23:00Z">
              <w:del w:id="347" w:author="Archana Mandrekar" w:date="2022-12-14T15:48:00Z">
                <w:r w:rsidRPr="00B80FF3" w:rsidDel="001775F4">
                  <w:rPr>
                    <w:b/>
                  </w:rPr>
                  <w:delText>Date:</w:delText>
                </w:r>
                <w:r w:rsidDel="001775F4">
                  <w:rPr>
                    <w:b/>
                  </w:rPr>
                  <w:delText>30.05.2021</w:delText>
                </w:r>
              </w:del>
            </w:ins>
          </w:p>
        </w:tc>
        <w:tc>
          <w:tcPr>
            <w:tcW w:w="3160" w:type="dxa"/>
            <w:shd w:val="clear" w:color="auto" w:fill="auto"/>
          </w:tcPr>
          <w:p w14:paraId="1DF506A8" w14:textId="351E2391" w:rsidR="00626DA3" w:rsidRPr="00B80FF3" w:rsidDel="001775F4" w:rsidRDefault="00626DA3" w:rsidP="00E50307">
            <w:pPr>
              <w:rPr>
                <w:ins w:id="348" w:author="Sham Parab" w:date="2021-05-29T15:23:00Z"/>
                <w:del w:id="349" w:author="Archana Mandrekar" w:date="2022-12-14T15:48:00Z"/>
                <w:b/>
              </w:rPr>
            </w:pPr>
            <w:ins w:id="350" w:author="Sham Parab" w:date="2021-05-29T15:23:00Z">
              <w:del w:id="351" w:author="Archana Mandrekar" w:date="2022-12-14T15:48:00Z">
                <w:r w:rsidRPr="00B80FF3" w:rsidDel="001775F4">
                  <w:rPr>
                    <w:b/>
                  </w:rPr>
                  <w:delText xml:space="preserve">Date: </w:delText>
                </w:r>
                <w:r w:rsidDel="001775F4">
                  <w:rPr>
                    <w:b/>
                  </w:rPr>
                  <w:delText>30.05.2021</w:delText>
                </w:r>
              </w:del>
            </w:ins>
          </w:p>
        </w:tc>
        <w:tc>
          <w:tcPr>
            <w:tcW w:w="3133" w:type="dxa"/>
            <w:shd w:val="clear" w:color="auto" w:fill="auto"/>
          </w:tcPr>
          <w:p w14:paraId="5C0D140D" w14:textId="612C9868" w:rsidR="00626DA3" w:rsidRPr="00B80FF3" w:rsidDel="001775F4" w:rsidRDefault="00626DA3" w:rsidP="00E50307">
            <w:pPr>
              <w:rPr>
                <w:ins w:id="352" w:author="Sham Parab" w:date="2021-05-29T15:23:00Z"/>
                <w:del w:id="353" w:author="Archana Mandrekar" w:date="2022-12-14T15:48:00Z"/>
                <w:b/>
              </w:rPr>
            </w:pPr>
            <w:ins w:id="354" w:author="Sham Parab" w:date="2021-05-29T15:23:00Z">
              <w:del w:id="355" w:author="Archana Mandrekar" w:date="2022-12-14T15:48:00Z">
                <w:r w:rsidRPr="00B80FF3" w:rsidDel="001775F4">
                  <w:rPr>
                    <w:b/>
                  </w:rPr>
                  <w:delText>Date:</w:delText>
                </w:r>
                <w:r w:rsidDel="001775F4">
                  <w:rPr>
                    <w:b/>
                  </w:rPr>
                  <w:delText xml:space="preserve"> 30.05.2021</w:delText>
                </w:r>
              </w:del>
            </w:ins>
          </w:p>
        </w:tc>
      </w:tr>
    </w:tbl>
    <w:p w14:paraId="7D2386DA" w14:textId="77777777" w:rsidR="00392C44" w:rsidRPr="003B7BB3" w:rsidRDefault="00392C44" w:rsidP="003B7BB3"/>
    <w:sectPr w:rsidR="00392C44" w:rsidRPr="003B7BB3" w:rsidSect="00104D9E">
      <w:headerReference w:type="default" r:id="rId34"/>
      <w:footerReference w:type="default" r:id="rId35"/>
      <w:pgSz w:w="12240" w:h="15840"/>
      <w:pgMar w:top="360" w:right="1800" w:bottom="117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E15B0" w14:textId="77777777" w:rsidR="00DC3F02" w:rsidRDefault="00DC3F02">
      <w:r>
        <w:separator/>
      </w:r>
    </w:p>
  </w:endnote>
  <w:endnote w:type="continuationSeparator" w:id="0">
    <w:p w14:paraId="139944BA" w14:textId="77777777" w:rsidR="00DC3F02" w:rsidRDefault="00DC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3522D" w14:textId="77777777" w:rsidR="002E5718" w:rsidRDefault="002E5718" w:rsidP="002E5718">
    <w:pPr>
      <w:pStyle w:val="ListParagraph"/>
      <w:tabs>
        <w:tab w:val="left" w:pos="567"/>
      </w:tabs>
      <w:spacing w:line="240" w:lineRule="auto"/>
      <w:ind w:left="0"/>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2E5718" w:rsidRPr="00E97D4F" w:rsidDel="00772141" w14:paraId="3DC97385" w14:textId="77777777" w:rsidTr="00772141">
      <w:trPr>
        <w:trHeight w:val="665"/>
        <w:del w:id="389" w:author="Sham Parab" w:date="2021-05-29T15:21:00Z"/>
      </w:trPr>
      <w:tc>
        <w:tcPr>
          <w:tcW w:w="2802" w:type="dxa"/>
          <w:shd w:val="clear" w:color="auto" w:fill="auto"/>
        </w:tcPr>
        <w:p w14:paraId="3EF489E6" w14:textId="77777777" w:rsidR="002E5718" w:rsidRPr="00E97D4F" w:rsidDel="00772141" w:rsidRDefault="002E5718" w:rsidP="00772141">
          <w:pPr>
            <w:rPr>
              <w:del w:id="390" w:author="Sham Parab" w:date="2021-05-29T15:21:00Z"/>
              <w:b/>
              <w:sz w:val="18"/>
            </w:rPr>
          </w:pPr>
          <w:del w:id="391" w:author="Sham Parab" w:date="2021-05-29T15:21:00Z">
            <w:r w:rsidRPr="00E97D4F" w:rsidDel="00772141">
              <w:rPr>
                <w:b/>
                <w:sz w:val="18"/>
              </w:rPr>
              <w:delText xml:space="preserve">Prepared By: </w:delText>
            </w:r>
          </w:del>
        </w:p>
        <w:p w14:paraId="465B18A4" w14:textId="77777777" w:rsidR="002E5718" w:rsidRPr="00E97D4F" w:rsidDel="00772141" w:rsidRDefault="002E5718" w:rsidP="00772141">
          <w:pPr>
            <w:rPr>
              <w:del w:id="392" w:author="Sham Parab" w:date="2021-05-29T15:21:00Z"/>
              <w:sz w:val="18"/>
            </w:rPr>
          </w:pPr>
          <w:del w:id="393" w:author="Sham Parab" w:date="2021-05-29T15:21:00Z">
            <w:r w:rsidRPr="00E97D4F" w:rsidDel="00772141">
              <w:rPr>
                <w:sz w:val="18"/>
              </w:rPr>
              <w:delText>Head – Mechanical Maintenance</w:delText>
            </w:r>
          </w:del>
        </w:p>
      </w:tc>
      <w:tc>
        <w:tcPr>
          <w:tcW w:w="3160" w:type="dxa"/>
          <w:shd w:val="clear" w:color="auto" w:fill="auto"/>
        </w:tcPr>
        <w:p w14:paraId="2FCD2E7C" w14:textId="77777777" w:rsidR="002E5718" w:rsidRPr="00E97D4F" w:rsidDel="00772141" w:rsidRDefault="002E5718" w:rsidP="00772141">
          <w:pPr>
            <w:rPr>
              <w:del w:id="394" w:author="Sham Parab" w:date="2021-05-29T15:21:00Z"/>
              <w:b/>
              <w:sz w:val="18"/>
            </w:rPr>
          </w:pPr>
          <w:del w:id="395" w:author="Sham Parab" w:date="2021-05-29T15:21:00Z">
            <w:r w:rsidRPr="00E97D4F" w:rsidDel="00772141">
              <w:rPr>
                <w:b/>
                <w:sz w:val="18"/>
              </w:rPr>
              <w:delText xml:space="preserve">Reviewed &amp; Issued By: </w:delText>
            </w:r>
          </w:del>
        </w:p>
        <w:p w14:paraId="6D7D1BE4" w14:textId="77777777" w:rsidR="002E5718" w:rsidRPr="00E97D4F" w:rsidDel="00772141" w:rsidRDefault="002E5718" w:rsidP="00772141">
          <w:pPr>
            <w:rPr>
              <w:del w:id="396" w:author="Sham Parab" w:date="2021-05-29T15:21:00Z"/>
              <w:sz w:val="18"/>
            </w:rPr>
          </w:pPr>
          <w:del w:id="397" w:author="Sham Parab" w:date="2021-05-29T15:21:00Z">
            <w:r w:rsidRPr="00E97D4F" w:rsidDel="00772141">
              <w:rPr>
                <w:sz w:val="18"/>
              </w:rPr>
              <w:delText>Management Representative</w:delText>
            </w:r>
          </w:del>
        </w:p>
      </w:tc>
      <w:tc>
        <w:tcPr>
          <w:tcW w:w="3133" w:type="dxa"/>
          <w:shd w:val="clear" w:color="auto" w:fill="auto"/>
        </w:tcPr>
        <w:p w14:paraId="73A3F9A7" w14:textId="77777777" w:rsidR="002E5718" w:rsidRPr="00E97D4F" w:rsidDel="00772141" w:rsidRDefault="002E5718" w:rsidP="00772141">
          <w:pPr>
            <w:rPr>
              <w:del w:id="398" w:author="Sham Parab" w:date="2021-05-29T15:21:00Z"/>
              <w:b/>
              <w:sz w:val="18"/>
            </w:rPr>
          </w:pPr>
          <w:del w:id="399" w:author="Sham Parab" w:date="2021-05-29T15:21:00Z">
            <w:r w:rsidRPr="00E97D4F" w:rsidDel="00772141">
              <w:rPr>
                <w:b/>
                <w:sz w:val="18"/>
              </w:rPr>
              <w:delText xml:space="preserve">Approved By: </w:delText>
            </w:r>
          </w:del>
        </w:p>
        <w:p w14:paraId="74AD775F" w14:textId="77777777" w:rsidR="002E5718" w:rsidRPr="00E97D4F" w:rsidDel="00772141" w:rsidRDefault="002E5718" w:rsidP="00772141">
          <w:pPr>
            <w:rPr>
              <w:del w:id="400" w:author="Sham Parab" w:date="2021-05-29T15:21:00Z"/>
              <w:sz w:val="18"/>
            </w:rPr>
          </w:pPr>
          <w:del w:id="401" w:author="Sham Parab" w:date="2021-05-29T15:21:00Z">
            <w:r w:rsidRPr="00E97D4F" w:rsidDel="00772141">
              <w:rPr>
                <w:sz w:val="18"/>
              </w:rPr>
              <w:delText>Head – Central Engineering, Maintenance</w:delText>
            </w:r>
          </w:del>
        </w:p>
      </w:tc>
    </w:tr>
    <w:tr w:rsidR="002E5718" w:rsidRPr="00E97D4F" w:rsidDel="00772141" w14:paraId="2B7C9F62" w14:textId="77777777" w:rsidTr="00772141">
      <w:trPr>
        <w:trHeight w:val="440"/>
        <w:del w:id="402" w:author="Sham Parab" w:date="2021-05-29T15:21:00Z"/>
      </w:trPr>
      <w:tc>
        <w:tcPr>
          <w:tcW w:w="2802" w:type="dxa"/>
          <w:shd w:val="clear" w:color="auto" w:fill="auto"/>
        </w:tcPr>
        <w:p w14:paraId="74618077" w14:textId="77777777" w:rsidR="002E5718" w:rsidRPr="00E97D4F" w:rsidDel="00772141" w:rsidRDefault="002E5718" w:rsidP="00772141">
          <w:pPr>
            <w:rPr>
              <w:del w:id="403" w:author="Sham Parab" w:date="2021-05-29T15:21:00Z"/>
              <w:b/>
              <w:sz w:val="18"/>
            </w:rPr>
          </w:pPr>
          <w:del w:id="404" w:author="Sham Parab" w:date="2021-05-29T15:21:00Z">
            <w:r w:rsidRPr="00E97D4F" w:rsidDel="00772141">
              <w:rPr>
                <w:b/>
                <w:sz w:val="18"/>
              </w:rPr>
              <w:delText>Signature:</w:delText>
            </w:r>
          </w:del>
        </w:p>
      </w:tc>
      <w:tc>
        <w:tcPr>
          <w:tcW w:w="3160" w:type="dxa"/>
          <w:shd w:val="clear" w:color="auto" w:fill="auto"/>
        </w:tcPr>
        <w:p w14:paraId="5B8A5C8D" w14:textId="77777777" w:rsidR="002E5718" w:rsidRPr="00E97D4F" w:rsidDel="00772141" w:rsidRDefault="002E5718" w:rsidP="00772141">
          <w:pPr>
            <w:rPr>
              <w:del w:id="405" w:author="Sham Parab" w:date="2021-05-29T15:21:00Z"/>
              <w:b/>
              <w:sz w:val="18"/>
            </w:rPr>
          </w:pPr>
          <w:del w:id="406" w:author="Sham Parab" w:date="2021-05-29T15:21:00Z">
            <w:r w:rsidRPr="00E97D4F" w:rsidDel="00772141">
              <w:rPr>
                <w:b/>
                <w:sz w:val="18"/>
              </w:rPr>
              <w:delText>Signature:</w:delText>
            </w:r>
          </w:del>
        </w:p>
      </w:tc>
      <w:tc>
        <w:tcPr>
          <w:tcW w:w="3133" w:type="dxa"/>
          <w:shd w:val="clear" w:color="auto" w:fill="auto"/>
        </w:tcPr>
        <w:p w14:paraId="660D68DC" w14:textId="77777777" w:rsidR="002E5718" w:rsidRPr="00E97D4F" w:rsidDel="00772141" w:rsidRDefault="002E5718" w:rsidP="00772141">
          <w:pPr>
            <w:rPr>
              <w:del w:id="407" w:author="Sham Parab" w:date="2021-05-29T15:21:00Z"/>
              <w:b/>
              <w:sz w:val="18"/>
            </w:rPr>
          </w:pPr>
          <w:del w:id="408" w:author="Sham Parab" w:date="2021-05-29T15:21:00Z">
            <w:r w:rsidRPr="00E97D4F" w:rsidDel="00772141">
              <w:rPr>
                <w:b/>
                <w:sz w:val="18"/>
              </w:rPr>
              <w:delText>Signature:</w:delText>
            </w:r>
          </w:del>
        </w:p>
      </w:tc>
    </w:tr>
    <w:tr w:rsidR="002E5718" w:rsidRPr="00E97D4F" w:rsidDel="00772141" w14:paraId="15EA6493" w14:textId="77777777" w:rsidTr="00772141">
      <w:trPr>
        <w:trHeight w:val="56"/>
        <w:del w:id="409" w:author="Sham Parab" w:date="2021-05-29T15:21:00Z"/>
      </w:trPr>
      <w:tc>
        <w:tcPr>
          <w:tcW w:w="2802" w:type="dxa"/>
          <w:shd w:val="clear" w:color="auto" w:fill="auto"/>
        </w:tcPr>
        <w:p w14:paraId="66FB35CF" w14:textId="77777777" w:rsidR="002E5718" w:rsidRPr="00E97D4F" w:rsidDel="00772141" w:rsidRDefault="002E5718" w:rsidP="00772141">
          <w:pPr>
            <w:rPr>
              <w:del w:id="410" w:author="Sham Parab" w:date="2021-05-29T15:21:00Z"/>
              <w:b/>
              <w:sz w:val="18"/>
            </w:rPr>
          </w:pPr>
          <w:del w:id="411" w:author="Sham Parab" w:date="2021-05-29T15:21:00Z">
            <w:r w:rsidRPr="00E97D4F" w:rsidDel="00772141">
              <w:rPr>
                <w:b/>
                <w:sz w:val="18"/>
              </w:rPr>
              <w:delText>Date:</w:delText>
            </w:r>
          </w:del>
        </w:p>
      </w:tc>
      <w:tc>
        <w:tcPr>
          <w:tcW w:w="3160" w:type="dxa"/>
          <w:shd w:val="clear" w:color="auto" w:fill="auto"/>
        </w:tcPr>
        <w:p w14:paraId="4E4C43C7" w14:textId="77777777" w:rsidR="002E5718" w:rsidRPr="00E97D4F" w:rsidDel="00772141" w:rsidRDefault="002E5718" w:rsidP="00772141">
          <w:pPr>
            <w:rPr>
              <w:del w:id="412" w:author="Sham Parab" w:date="2021-05-29T15:21:00Z"/>
              <w:b/>
              <w:sz w:val="18"/>
            </w:rPr>
          </w:pPr>
          <w:del w:id="413" w:author="Sham Parab" w:date="2021-05-29T15:21:00Z">
            <w:r w:rsidRPr="00E97D4F" w:rsidDel="00772141">
              <w:rPr>
                <w:b/>
                <w:sz w:val="18"/>
              </w:rPr>
              <w:delText xml:space="preserve">Date: </w:delText>
            </w:r>
          </w:del>
        </w:p>
      </w:tc>
      <w:tc>
        <w:tcPr>
          <w:tcW w:w="3133" w:type="dxa"/>
          <w:shd w:val="clear" w:color="auto" w:fill="auto"/>
        </w:tcPr>
        <w:p w14:paraId="5ED1139D" w14:textId="77777777" w:rsidR="002E5718" w:rsidRPr="00E97D4F" w:rsidDel="00772141" w:rsidRDefault="002E5718" w:rsidP="00772141">
          <w:pPr>
            <w:rPr>
              <w:del w:id="414" w:author="Sham Parab" w:date="2021-05-29T15:21:00Z"/>
              <w:b/>
              <w:sz w:val="18"/>
            </w:rPr>
          </w:pPr>
          <w:del w:id="415" w:author="Sham Parab" w:date="2021-05-29T15:21:00Z">
            <w:r w:rsidRPr="00E97D4F" w:rsidDel="00772141">
              <w:rPr>
                <w:b/>
                <w:sz w:val="18"/>
              </w:rPr>
              <w:delText>Date:</w:delText>
            </w:r>
          </w:del>
        </w:p>
      </w:tc>
    </w:tr>
  </w:tbl>
  <w:p w14:paraId="5C211C83" w14:textId="77777777" w:rsidR="00392C44" w:rsidRPr="002E5718" w:rsidRDefault="002E5718" w:rsidP="002E5718">
    <w:pPr>
      <w:pStyle w:val="ListParagraph"/>
      <w:tabs>
        <w:tab w:val="left" w:pos="567"/>
      </w:tabs>
      <w:spacing w:line="240" w:lineRule="auto"/>
      <w:ind w:left="0"/>
      <w:rPr>
        <w:rFonts w:ascii="Times New Roman" w:hAnsi="Times New Roman"/>
        <w:b/>
        <w:sz w:val="24"/>
        <w:szCs w:val="24"/>
      </w:rPr>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56431" w14:textId="77777777" w:rsidR="00DC3F02" w:rsidRDefault="00DC3F02">
      <w:r>
        <w:separator/>
      </w:r>
    </w:p>
  </w:footnote>
  <w:footnote w:type="continuationSeparator" w:id="0">
    <w:p w14:paraId="47E48AA0" w14:textId="77777777" w:rsidR="00DC3F02" w:rsidRDefault="00DC3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4111"/>
      <w:gridCol w:w="1701"/>
      <w:gridCol w:w="1984"/>
    </w:tblGrid>
    <w:tr w:rsidR="001775F4" w14:paraId="42ED290A" w14:textId="77777777" w:rsidTr="007677B2">
      <w:trPr>
        <w:trHeight w:val="251"/>
        <w:ins w:id="356" w:author="Archana Mandrekar" w:date="2022-12-14T15:48:00Z"/>
      </w:trPr>
      <w:tc>
        <w:tcPr>
          <w:tcW w:w="2836" w:type="dxa"/>
          <w:vMerge w:val="restart"/>
          <w:tcBorders>
            <w:top w:val="single" w:sz="4" w:space="0" w:color="auto"/>
            <w:left w:val="single" w:sz="4" w:space="0" w:color="auto"/>
            <w:bottom w:val="single" w:sz="4" w:space="0" w:color="auto"/>
            <w:right w:val="single" w:sz="4" w:space="0" w:color="auto"/>
          </w:tcBorders>
          <w:vAlign w:val="center"/>
          <w:hideMark/>
        </w:tcPr>
        <w:p w14:paraId="1AD5DFB6" w14:textId="0DCD7F54" w:rsidR="001775F4" w:rsidRDefault="001775F4" w:rsidP="001775F4">
          <w:pPr>
            <w:pStyle w:val="Header"/>
            <w:spacing w:line="276" w:lineRule="auto"/>
            <w:ind w:left="-122"/>
            <w:jc w:val="center"/>
            <w:rPr>
              <w:ins w:id="357" w:author="Archana Mandrekar" w:date="2022-12-14T15:48:00Z"/>
            </w:rPr>
          </w:pPr>
          <w:ins w:id="358" w:author="Archana Mandrekar" w:date="2022-12-14T15:48:00Z">
            <w:r w:rsidRPr="003450E1">
              <w:rPr>
                <w:noProof/>
              </w:rPr>
              <w:drawing>
                <wp:inline distT="0" distB="0" distL="0" distR="0" wp14:anchorId="18D4127C" wp14:editId="0ECDF21A">
                  <wp:extent cx="1517650" cy="736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7650" cy="736600"/>
                          </a:xfrm>
                          <a:prstGeom prst="rect">
                            <a:avLst/>
                          </a:prstGeom>
                          <a:noFill/>
                          <a:ln>
                            <a:noFill/>
                          </a:ln>
                        </pic:spPr>
                      </pic:pic>
                    </a:graphicData>
                  </a:graphic>
                </wp:inline>
              </w:drawing>
            </w:r>
          </w:ins>
        </w:p>
      </w:tc>
      <w:tc>
        <w:tcPr>
          <w:tcW w:w="4111" w:type="dxa"/>
          <w:tcBorders>
            <w:top w:val="single" w:sz="4" w:space="0" w:color="auto"/>
            <w:left w:val="single" w:sz="4" w:space="0" w:color="auto"/>
            <w:bottom w:val="single" w:sz="4" w:space="0" w:color="auto"/>
            <w:right w:val="single" w:sz="4" w:space="0" w:color="auto"/>
          </w:tcBorders>
          <w:vAlign w:val="center"/>
          <w:hideMark/>
        </w:tcPr>
        <w:p w14:paraId="19F41998" w14:textId="77777777" w:rsidR="001775F4" w:rsidRPr="009D119B" w:rsidRDefault="001775F4" w:rsidP="001775F4">
          <w:pPr>
            <w:pStyle w:val="NoSpacing"/>
            <w:jc w:val="center"/>
            <w:rPr>
              <w:ins w:id="359" w:author="Archana Mandrekar" w:date="2022-12-14T15:48:00Z"/>
              <w:rFonts w:ascii="Times New Roman" w:hAnsi="Times New Roman"/>
              <w:b/>
              <w:lang w:val="en-US" w:eastAsia="en-US"/>
            </w:rPr>
          </w:pPr>
          <w:ins w:id="360" w:author="Archana Mandrekar" w:date="2022-12-14T15:48:00Z">
            <w:r w:rsidRPr="009D119B">
              <w:rPr>
                <w:rFonts w:ascii="Times New Roman" w:hAnsi="Times New Roman"/>
                <w:b/>
              </w:rPr>
              <w:t>VEDANTA LIMITED – VALUE ADDED BUSINESS</w:t>
            </w:r>
          </w:ins>
        </w:p>
      </w:tc>
      <w:tc>
        <w:tcPr>
          <w:tcW w:w="1701" w:type="dxa"/>
          <w:tcBorders>
            <w:top w:val="single" w:sz="4" w:space="0" w:color="auto"/>
            <w:left w:val="single" w:sz="4" w:space="0" w:color="auto"/>
            <w:bottom w:val="single" w:sz="4" w:space="0" w:color="auto"/>
            <w:right w:val="single" w:sz="4" w:space="0" w:color="auto"/>
          </w:tcBorders>
          <w:hideMark/>
        </w:tcPr>
        <w:p w14:paraId="448692D7" w14:textId="77777777" w:rsidR="001775F4" w:rsidRPr="009D119B" w:rsidRDefault="001775F4" w:rsidP="001775F4">
          <w:pPr>
            <w:pStyle w:val="NoSpacing"/>
            <w:rPr>
              <w:ins w:id="361" w:author="Archana Mandrekar" w:date="2022-12-14T15:48:00Z"/>
              <w:rFonts w:ascii="Times New Roman" w:hAnsi="Times New Roman"/>
              <w:b/>
              <w:lang w:val="en-US" w:eastAsia="en-US"/>
            </w:rPr>
          </w:pPr>
          <w:ins w:id="362" w:author="Archana Mandrekar" w:date="2022-12-14T15:48:00Z">
            <w:r w:rsidRPr="009D119B">
              <w:rPr>
                <w:rFonts w:ascii="Times New Roman" w:hAnsi="Times New Roman"/>
                <w:b/>
              </w:rPr>
              <w:t>Document No.:</w:t>
            </w:r>
          </w:ins>
        </w:p>
      </w:tc>
      <w:tc>
        <w:tcPr>
          <w:tcW w:w="1984" w:type="dxa"/>
          <w:tcBorders>
            <w:top w:val="single" w:sz="4" w:space="0" w:color="auto"/>
            <w:left w:val="single" w:sz="4" w:space="0" w:color="auto"/>
            <w:bottom w:val="single" w:sz="4" w:space="0" w:color="auto"/>
            <w:right w:val="single" w:sz="4" w:space="0" w:color="auto"/>
          </w:tcBorders>
          <w:hideMark/>
        </w:tcPr>
        <w:p w14:paraId="79BC2BE7" w14:textId="77777777" w:rsidR="001775F4" w:rsidRPr="009D119B" w:rsidRDefault="001775F4" w:rsidP="001775F4">
          <w:pPr>
            <w:pStyle w:val="NoSpacing"/>
            <w:rPr>
              <w:ins w:id="363" w:author="Archana Mandrekar" w:date="2022-12-14T15:48:00Z"/>
              <w:rFonts w:ascii="Times New Roman" w:hAnsi="Times New Roman"/>
              <w:b/>
              <w:lang w:val="en-US" w:eastAsia="en-US"/>
            </w:rPr>
          </w:pPr>
          <w:ins w:id="364" w:author="Archana Mandrekar" w:date="2022-12-14T15:48:00Z">
            <w:r w:rsidRPr="009D119B">
              <w:rPr>
                <w:rFonts w:ascii="Times New Roman" w:hAnsi="Times New Roman"/>
                <w:b/>
              </w:rPr>
              <w:t>VL/IMS/VAB/PID-1 /MECH/WI/01</w:t>
            </w:r>
          </w:ins>
        </w:p>
      </w:tc>
    </w:tr>
    <w:tr w:rsidR="001775F4" w14:paraId="31851B26" w14:textId="77777777" w:rsidTr="007677B2">
      <w:trPr>
        <w:trHeight w:val="143"/>
        <w:ins w:id="365" w:author="Archana Mandrekar" w:date="2022-12-14T15:48:00Z"/>
      </w:trPr>
      <w:tc>
        <w:tcPr>
          <w:tcW w:w="2836" w:type="dxa"/>
          <w:vMerge/>
          <w:tcBorders>
            <w:top w:val="single" w:sz="4" w:space="0" w:color="auto"/>
            <w:left w:val="single" w:sz="4" w:space="0" w:color="auto"/>
            <w:bottom w:val="single" w:sz="4" w:space="0" w:color="auto"/>
            <w:right w:val="single" w:sz="4" w:space="0" w:color="auto"/>
          </w:tcBorders>
          <w:vAlign w:val="center"/>
          <w:hideMark/>
        </w:tcPr>
        <w:p w14:paraId="1F4C42AC" w14:textId="77777777" w:rsidR="001775F4" w:rsidRDefault="001775F4" w:rsidP="001775F4">
          <w:pPr>
            <w:rPr>
              <w:ins w:id="366" w:author="Archana Mandrekar" w:date="2022-12-14T15:48:00Z"/>
            </w:rPr>
          </w:pPr>
        </w:p>
      </w:tc>
      <w:tc>
        <w:tcPr>
          <w:tcW w:w="4111" w:type="dxa"/>
          <w:tcBorders>
            <w:top w:val="single" w:sz="4" w:space="0" w:color="auto"/>
            <w:left w:val="single" w:sz="4" w:space="0" w:color="auto"/>
            <w:bottom w:val="single" w:sz="4" w:space="0" w:color="auto"/>
            <w:right w:val="single" w:sz="4" w:space="0" w:color="auto"/>
          </w:tcBorders>
          <w:vAlign w:val="center"/>
          <w:hideMark/>
        </w:tcPr>
        <w:p w14:paraId="4BA67263" w14:textId="77777777" w:rsidR="001775F4" w:rsidRPr="009D119B" w:rsidRDefault="001775F4" w:rsidP="001775F4">
          <w:pPr>
            <w:pStyle w:val="NoSpacing"/>
            <w:jc w:val="center"/>
            <w:rPr>
              <w:ins w:id="367" w:author="Archana Mandrekar" w:date="2022-12-14T15:48:00Z"/>
              <w:rFonts w:ascii="Times New Roman" w:hAnsi="Times New Roman"/>
              <w:b/>
              <w:lang w:val="en-US" w:eastAsia="en-US"/>
            </w:rPr>
          </w:pPr>
          <w:ins w:id="368" w:author="Archana Mandrekar" w:date="2022-12-14T15:48:00Z">
            <w:r w:rsidRPr="009D119B">
              <w:rPr>
                <w:rFonts w:ascii="Times New Roman" w:hAnsi="Times New Roman"/>
                <w:b/>
              </w:rPr>
              <w:t>Integrated Management System</w:t>
            </w:r>
          </w:ins>
        </w:p>
      </w:tc>
      <w:tc>
        <w:tcPr>
          <w:tcW w:w="1701" w:type="dxa"/>
          <w:tcBorders>
            <w:top w:val="single" w:sz="4" w:space="0" w:color="auto"/>
            <w:left w:val="single" w:sz="4" w:space="0" w:color="auto"/>
            <w:bottom w:val="single" w:sz="4" w:space="0" w:color="auto"/>
            <w:right w:val="single" w:sz="4" w:space="0" w:color="auto"/>
          </w:tcBorders>
          <w:hideMark/>
        </w:tcPr>
        <w:p w14:paraId="4B7F18C1" w14:textId="77777777" w:rsidR="001775F4" w:rsidRPr="009D119B" w:rsidRDefault="001775F4" w:rsidP="001775F4">
          <w:pPr>
            <w:pStyle w:val="NoSpacing"/>
            <w:rPr>
              <w:ins w:id="369" w:author="Archana Mandrekar" w:date="2022-12-14T15:48:00Z"/>
              <w:rFonts w:ascii="Times New Roman" w:hAnsi="Times New Roman"/>
              <w:b/>
              <w:lang w:val="en-US" w:eastAsia="en-US"/>
            </w:rPr>
          </w:pPr>
          <w:ins w:id="370" w:author="Archana Mandrekar" w:date="2022-12-14T15:48:00Z">
            <w:r w:rsidRPr="009D119B">
              <w:rPr>
                <w:rFonts w:ascii="Times New Roman" w:hAnsi="Times New Roman"/>
                <w:b/>
              </w:rPr>
              <w:t>Revision Date:</w:t>
            </w:r>
          </w:ins>
        </w:p>
      </w:tc>
      <w:tc>
        <w:tcPr>
          <w:tcW w:w="1984" w:type="dxa"/>
          <w:tcBorders>
            <w:top w:val="single" w:sz="4" w:space="0" w:color="auto"/>
            <w:left w:val="single" w:sz="4" w:space="0" w:color="auto"/>
            <w:bottom w:val="single" w:sz="4" w:space="0" w:color="auto"/>
            <w:right w:val="single" w:sz="4" w:space="0" w:color="auto"/>
          </w:tcBorders>
          <w:hideMark/>
        </w:tcPr>
        <w:p w14:paraId="65E58751" w14:textId="77777777" w:rsidR="001775F4" w:rsidRPr="009D119B" w:rsidRDefault="001775F4" w:rsidP="001775F4">
          <w:pPr>
            <w:pStyle w:val="NoSpacing"/>
            <w:rPr>
              <w:ins w:id="371" w:author="Archana Mandrekar" w:date="2022-12-14T15:48:00Z"/>
              <w:rFonts w:ascii="Times New Roman" w:hAnsi="Times New Roman"/>
              <w:b/>
              <w:lang w:val="en-US" w:eastAsia="en-US"/>
            </w:rPr>
          </w:pPr>
          <w:ins w:id="372" w:author="Archana Mandrekar" w:date="2022-12-14T15:48:00Z">
            <w:r w:rsidRPr="009D119B">
              <w:rPr>
                <w:rFonts w:ascii="Times New Roman" w:hAnsi="Times New Roman"/>
                <w:b/>
                <w:lang w:val="en-US" w:eastAsia="en-US"/>
              </w:rPr>
              <w:t>14.11.2022</w:t>
            </w:r>
          </w:ins>
        </w:p>
      </w:tc>
    </w:tr>
    <w:tr w:rsidR="001775F4" w14:paraId="3C4C1DAE" w14:textId="77777777" w:rsidTr="007677B2">
      <w:trPr>
        <w:trHeight w:val="143"/>
        <w:ins w:id="373" w:author="Archana Mandrekar" w:date="2022-12-14T15:48:00Z"/>
      </w:trPr>
      <w:tc>
        <w:tcPr>
          <w:tcW w:w="2836" w:type="dxa"/>
          <w:vMerge/>
          <w:tcBorders>
            <w:top w:val="single" w:sz="4" w:space="0" w:color="auto"/>
            <w:left w:val="single" w:sz="4" w:space="0" w:color="auto"/>
            <w:bottom w:val="single" w:sz="4" w:space="0" w:color="auto"/>
            <w:right w:val="single" w:sz="4" w:space="0" w:color="auto"/>
          </w:tcBorders>
          <w:vAlign w:val="center"/>
          <w:hideMark/>
        </w:tcPr>
        <w:p w14:paraId="5A6F49C9" w14:textId="77777777" w:rsidR="001775F4" w:rsidRDefault="001775F4" w:rsidP="001775F4">
          <w:pPr>
            <w:rPr>
              <w:ins w:id="374" w:author="Archana Mandrekar" w:date="2022-12-14T15:48:00Z"/>
            </w:rPr>
          </w:pPr>
        </w:p>
      </w:tc>
      <w:tc>
        <w:tcPr>
          <w:tcW w:w="4111" w:type="dxa"/>
          <w:vMerge w:val="restart"/>
          <w:tcBorders>
            <w:top w:val="single" w:sz="4" w:space="0" w:color="auto"/>
            <w:left w:val="single" w:sz="4" w:space="0" w:color="auto"/>
            <w:bottom w:val="single" w:sz="4" w:space="0" w:color="auto"/>
            <w:right w:val="single" w:sz="4" w:space="0" w:color="auto"/>
          </w:tcBorders>
          <w:vAlign w:val="center"/>
          <w:hideMark/>
        </w:tcPr>
        <w:p w14:paraId="7A6E7AB5" w14:textId="77777777" w:rsidR="001775F4" w:rsidRPr="009D119B" w:rsidRDefault="001775F4" w:rsidP="001775F4">
          <w:pPr>
            <w:pStyle w:val="Default"/>
            <w:rPr>
              <w:ins w:id="375" w:author="Archana Mandrekar" w:date="2022-12-14T15:48:00Z"/>
              <w:b/>
              <w:bCs/>
              <w:color w:val="auto"/>
              <w:sz w:val="27"/>
              <w:szCs w:val="27"/>
            </w:rPr>
          </w:pPr>
          <w:ins w:id="376" w:author="Archana Mandrekar" w:date="2022-12-14T15:48:00Z">
            <w:r w:rsidRPr="009D119B">
              <w:rPr>
                <w:b/>
                <w:bCs/>
                <w:color w:val="auto"/>
                <w:sz w:val="27"/>
                <w:szCs w:val="27"/>
              </w:rPr>
              <w:t xml:space="preserve">Work Instruction for Online CBM </w:t>
            </w:r>
          </w:ins>
        </w:p>
        <w:p w14:paraId="7B667806" w14:textId="77777777" w:rsidR="001775F4" w:rsidRPr="009D119B" w:rsidRDefault="001775F4" w:rsidP="001775F4">
          <w:pPr>
            <w:pStyle w:val="NoSpacing"/>
            <w:jc w:val="center"/>
            <w:rPr>
              <w:ins w:id="377" w:author="Archana Mandrekar" w:date="2022-12-14T15:48:00Z"/>
              <w:rFonts w:ascii="Times New Roman" w:hAnsi="Times New Roman"/>
              <w:b/>
              <w:lang w:val="en-US" w:eastAsia="en-US"/>
            </w:rPr>
          </w:pPr>
        </w:p>
      </w:tc>
      <w:tc>
        <w:tcPr>
          <w:tcW w:w="1701" w:type="dxa"/>
          <w:tcBorders>
            <w:top w:val="single" w:sz="4" w:space="0" w:color="auto"/>
            <w:left w:val="single" w:sz="4" w:space="0" w:color="auto"/>
            <w:bottom w:val="single" w:sz="4" w:space="0" w:color="auto"/>
            <w:right w:val="single" w:sz="4" w:space="0" w:color="auto"/>
          </w:tcBorders>
          <w:hideMark/>
        </w:tcPr>
        <w:p w14:paraId="25176B34" w14:textId="77777777" w:rsidR="001775F4" w:rsidRPr="009D119B" w:rsidRDefault="001775F4" w:rsidP="001775F4">
          <w:pPr>
            <w:pStyle w:val="NoSpacing"/>
            <w:rPr>
              <w:ins w:id="378" w:author="Archana Mandrekar" w:date="2022-12-14T15:48:00Z"/>
              <w:rFonts w:ascii="Times New Roman" w:hAnsi="Times New Roman"/>
              <w:b/>
              <w:lang w:val="en-US" w:eastAsia="en-US"/>
            </w:rPr>
          </w:pPr>
          <w:ins w:id="379" w:author="Archana Mandrekar" w:date="2022-12-14T15:48:00Z">
            <w:r w:rsidRPr="009D119B">
              <w:rPr>
                <w:rFonts w:ascii="Times New Roman" w:hAnsi="Times New Roman"/>
                <w:b/>
              </w:rPr>
              <w:t>Revision No.:</w:t>
            </w:r>
          </w:ins>
        </w:p>
      </w:tc>
      <w:tc>
        <w:tcPr>
          <w:tcW w:w="1984" w:type="dxa"/>
          <w:tcBorders>
            <w:top w:val="single" w:sz="4" w:space="0" w:color="auto"/>
            <w:left w:val="single" w:sz="4" w:space="0" w:color="auto"/>
            <w:bottom w:val="single" w:sz="4" w:space="0" w:color="auto"/>
            <w:right w:val="single" w:sz="4" w:space="0" w:color="auto"/>
          </w:tcBorders>
          <w:hideMark/>
        </w:tcPr>
        <w:p w14:paraId="0E786876" w14:textId="77777777" w:rsidR="001775F4" w:rsidRPr="009D119B" w:rsidRDefault="001775F4" w:rsidP="001775F4">
          <w:pPr>
            <w:pStyle w:val="NoSpacing"/>
            <w:rPr>
              <w:ins w:id="380" w:author="Archana Mandrekar" w:date="2022-12-14T15:48:00Z"/>
              <w:rFonts w:ascii="Times New Roman" w:hAnsi="Times New Roman"/>
              <w:b/>
              <w:lang w:val="en-US" w:eastAsia="en-US"/>
            </w:rPr>
          </w:pPr>
          <w:ins w:id="381" w:author="Archana Mandrekar" w:date="2022-12-14T15:48:00Z">
            <w:r w:rsidRPr="009D119B">
              <w:rPr>
                <w:rFonts w:ascii="Times New Roman" w:hAnsi="Times New Roman"/>
                <w:b/>
                <w:lang w:val="en-US" w:eastAsia="en-US"/>
              </w:rPr>
              <w:t>00</w:t>
            </w:r>
          </w:ins>
        </w:p>
      </w:tc>
    </w:tr>
    <w:tr w:rsidR="001775F4" w14:paraId="73487D27" w14:textId="77777777" w:rsidTr="007677B2">
      <w:trPr>
        <w:trHeight w:val="98"/>
        <w:ins w:id="382" w:author="Archana Mandrekar" w:date="2022-12-14T15:48:00Z"/>
      </w:trPr>
      <w:tc>
        <w:tcPr>
          <w:tcW w:w="2836" w:type="dxa"/>
          <w:vMerge/>
          <w:tcBorders>
            <w:top w:val="single" w:sz="4" w:space="0" w:color="auto"/>
            <w:left w:val="single" w:sz="4" w:space="0" w:color="auto"/>
            <w:bottom w:val="single" w:sz="4" w:space="0" w:color="auto"/>
            <w:right w:val="single" w:sz="4" w:space="0" w:color="auto"/>
          </w:tcBorders>
          <w:vAlign w:val="center"/>
          <w:hideMark/>
        </w:tcPr>
        <w:p w14:paraId="4F1B797F" w14:textId="77777777" w:rsidR="001775F4" w:rsidRDefault="001775F4" w:rsidP="001775F4">
          <w:pPr>
            <w:rPr>
              <w:ins w:id="383" w:author="Archana Mandrekar" w:date="2022-12-14T15:48:00Z"/>
            </w:rPr>
          </w:pPr>
        </w:p>
      </w:tc>
      <w:tc>
        <w:tcPr>
          <w:tcW w:w="4111" w:type="dxa"/>
          <w:vMerge/>
          <w:tcBorders>
            <w:top w:val="single" w:sz="4" w:space="0" w:color="auto"/>
            <w:left w:val="single" w:sz="4" w:space="0" w:color="auto"/>
            <w:bottom w:val="single" w:sz="4" w:space="0" w:color="auto"/>
            <w:right w:val="single" w:sz="4" w:space="0" w:color="auto"/>
          </w:tcBorders>
          <w:vAlign w:val="center"/>
          <w:hideMark/>
        </w:tcPr>
        <w:p w14:paraId="6C10DC71" w14:textId="77777777" w:rsidR="001775F4" w:rsidRPr="00B834FB" w:rsidRDefault="001775F4" w:rsidP="001775F4">
          <w:pPr>
            <w:pStyle w:val="NoSpacing"/>
            <w:rPr>
              <w:ins w:id="384" w:author="Archana Mandrekar" w:date="2022-12-14T15:48:00Z"/>
              <w:rFonts w:ascii="Times New Roman" w:hAnsi="Times New Roman"/>
              <w:b/>
              <w:lang w:val="en-US" w:eastAsia="en-US"/>
            </w:rPr>
          </w:pPr>
        </w:p>
      </w:tc>
      <w:tc>
        <w:tcPr>
          <w:tcW w:w="1701" w:type="dxa"/>
          <w:tcBorders>
            <w:top w:val="single" w:sz="4" w:space="0" w:color="auto"/>
            <w:left w:val="single" w:sz="4" w:space="0" w:color="auto"/>
            <w:bottom w:val="single" w:sz="4" w:space="0" w:color="auto"/>
            <w:right w:val="single" w:sz="4" w:space="0" w:color="auto"/>
          </w:tcBorders>
          <w:hideMark/>
        </w:tcPr>
        <w:p w14:paraId="5DE5DD0D" w14:textId="77777777" w:rsidR="001775F4" w:rsidRPr="00B834FB" w:rsidRDefault="001775F4" w:rsidP="001775F4">
          <w:pPr>
            <w:pStyle w:val="NoSpacing"/>
            <w:rPr>
              <w:ins w:id="385" w:author="Archana Mandrekar" w:date="2022-12-14T15:48:00Z"/>
              <w:rFonts w:ascii="Times New Roman" w:hAnsi="Times New Roman"/>
              <w:b/>
              <w:lang w:val="en-US" w:eastAsia="en-US"/>
            </w:rPr>
          </w:pPr>
          <w:ins w:id="386" w:author="Archana Mandrekar" w:date="2022-12-14T15:48:00Z">
            <w:r w:rsidRPr="00B834FB">
              <w:rPr>
                <w:rFonts w:ascii="Times New Roman" w:hAnsi="Times New Roman"/>
                <w:b/>
              </w:rPr>
              <w:t>Page No.:</w:t>
            </w:r>
          </w:ins>
        </w:p>
      </w:tc>
      <w:tc>
        <w:tcPr>
          <w:tcW w:w="1984" w:type="dxa"/>
          <w:tcBorders>
            <w:top w:val="single" w:sz="4" w:space="0" w:color="auto"/>
            <w:left w:val="single" w:sz="4" w:space="0" w:color="auto"/>
            <w:bottom w:val="single" w:sz="4" w:space="0" w:color="auto"/>
            <w:right w:val="single" w:sz="4" w:space="0" w:color="auto"/>
          </w:tcBorders>
          <w:hideMark/>
        </w:tcPr>
        <w:p w14:paraId="565E1B41" w14:textId="77777777" w:rsidR="001775F4" w:rsidRPr="00B834FB" w:rsidRDefault="001775F4" w:rsidP="001775F4">
          <w:pPr>
            <w:pStyle w:val="NoSpacing"/>
            <w:rPr>
              <w:ins w:id="387" w:author="Archana Mandrekar" w:date="2022-12-14T15:48:00Z"/>
              <w:rFonts w:ascii="Times New Roman" w:hAnsi="Times New Roman"/>
              <w:b/>
              <w:lang w:val="en-US" w:eastAsia="en-US"/>
            </w:rPr>
          </w:pPr>
          <w:ins w:id="388" w:author="Archana Mandrekar" w:date="2022-12-14T15:48:00Z">
            <w:r w:rsidRPr="000C2810">
              <w:rPr>
                <w:rFonts w:ascii="Times New Roman" w:hAnsi="Times New Roman"/>
                <w:b/>
                <w:lang w:val="en-US" w:eastAsia="en-US"/>
              </w:rPr>
              <w:fldChar w:fldCharType="begin"/>
            </w:r>
            <w:r w:rsidRPr="000C2810">
              <w:rPr>
                <w:rFonts w:ascii="Times New Roman" w:hAnsi="Times New Roman"/>
                <w:b/>
                <w:lang w:val="en-US" w:eastAsia="en-US"/>
              </w:rPr>
              <w:instrText xml:space="preserve"> PAGE  \* Arabic  \* MERGEFORMAT </w:instrText>
            </w:r>
            <w:r w:rsidRPr="000C2810">
              <w:rPr>
                <w:rFonts w:ascii="Times New Roman" w:hAnsi="Times New Roman"/>
                <w:b/>
                <w:lang w:val="en-US" w:eastAsia="en-US"/>
              </w:rPr>
              <w:fldChar w:fldCharType="separate"/>
            </w:r>
            <w:r>
              <w:rPr>
                <w:rFonts w:ascii="Times New Roman" w:hAnsi="Times New Roman"/>
                <w:b/>
                <w:noProof/>
                <w:lang w:val="en-US" w:eastAsia="en-US"/>
              </w:rPr>
              <w:t>1</w:t>
            </w:r>
            <w:r w:rsidRPr="000C2810">
              <w:rPr>
                <w:rFonts w:ascii="Times New Roman" w:hAnsi="Times New Roman"/>
                <w:b/>
                <w:lang w:val="en-US" w:eastAsia="en-US"/>
              </w:rPr>
              <w:fldChar w:fldCharType="end"/>
            </w:r>
            <w:r w:rsidRPr="000C2810">
              <w:rPr>
                <w:rFonts w:ascii="Times New Roman" w:hAnsi="Times New Roman"/>
                <w:b/>
                <w:lang w:val="en-US" w:eastAsia="en-US"/>
              </w:rPr>
              <w:t xml:space="preserve"> of </w:t>
            </w:r>
            <w:r w:rsidRPr="000C2810">
              <w:rPr>
                <w:rFonts w:ascii="Times New Roman" w:hAnsi="Times New Roman"/>
                <w:b/>
                <w:lang w:val="en-US" w:eastAsia="en-US"/>
              </w:rPr>
              <w:fldChar w:fldCharType="begin"/>
            </w:r>
            <w:r w:rsidRPr="000C2810">
              <w:rPr>
                <w:rFonts w:ascii="Times New Roman" w:hAnsi="Times New Roman"/>
                <w:b/>
                <w:lang w:val="en-US" w:eastAsia="en-US"/>
              </w:rPr>
              <w:instrText xml:space="preserve"> NUMPAGES  \* Arabic  \* MERGEFORMAT </w:instrText>
            </w:r>
            <w:r w:rsidRPr="000C2810">
              <w:rPr>
                <w:rFonts w:ascii="Times New Roman" w:hAnsi="Times New Roman"/>
                <w:b/>
                <w:lang w:val="en-US" w:eastAsia="en-US"/>
              </w:rPr>
              <w:fldChar w:fldCharType="separate"/>
            </w:r>
            <w:r>
              <w:rPr>
                <w:rFonts w:ascii="Times New Roman" w:hAnsi="Times New Roman"/>
                <w:b/>
                <w:noProof/>
                <w:lang w:val="en-US" w:eastAsia="en-US"/>
              </w:rPr>
              <w:t>2</w:t>
            </w:r>
            <w:r w:rsidRPr="000C2810">
              <w:rPr>
                <w:rFonts w:ascii="Times New Roman" w:hAnsi="Times New Roman"/>
                <w:b/>
                <w:lang w:val="en-US" w:eastAsia="en-US"/>
              </w:rPr>
              <w:fldChar w:fldCharType="end"/>
            </w:r>
          </w:ins>
        </w:p>
      </w:tc>
    </w:tr>
  </w:tbl>
  <w:p w14:paraId="79F0E492" w14:textId="77777777" w:rsidR="00392C44" w:rsidRDefault="00392C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suff w:val="nothing"/>
      <w:lvlText w:val="%1."/>
      <w:lvlJc w:val="left"/>
      <w:pPr>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FC6BFB"/>
    <w:multiLevelType w:val="hybridMultilevel"/>
    <w:tmpl w:val="AB766F70"/>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15:restartNumberingAfterBreak="0">
    <w:nsid w:val="09355F28"/>
    <w:multiLevelType w:val="multilevel"/>
    <w:tmpl w:val="BA4CA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D7D1C"/>
    <w:multiLevelType w:val="hybridMultilevel"/>
    <w:tmpl w:val="F5929746"/>
    <w:lvl w:ilvl="0" w:tplc="16FE5AA4">
      <w:start w:val="1"/>
      <w:numFmt w:val="lowerRoman"/>
      <w:lvlText w:val="%1."/>
      <w:lvlJc w:val="right"/>
      <w:pPr>
        <w:tabs>
          <w:tab w:val="num" w:pos="720"/>
        </w:tabs>
        <w:ind w:left="720" w:hanging="360"/>
      </w:pPr>
    </w:lvl>
    <w:lvl w:ilvl="1" w:tplc="62ACF966">
      <w:start w:val="1"/>
      <w:numFmt w:val="upperLetter"/>
      <w:lvlText w:val="%2."/>
      <w:lvlJc w:val="left"/>
      <w:pPr>
        <w:tabs>
          <w:tab w:val="num" w:pos="1440"/>
        </w:tabs>
        <w:ind w:left="1440" w:hanging="360"/>
      </w:pPr>
      <w:rPr>
        <w:rFonts w:hint="default"/>
      </w:rPr>
    </w:lvl>
    <w:lvl w:ilvl="2" w:tplc="CB6ED0B2">
      <w:start w:val="1"/>
      <w:numFmt w:val="decimal"/>
      <w:lvlText w:val="%3"/>
      <w:lvlJc w:val="left"/>
      <w:pPr>
        <w:tabs>
          <w:tab w:val="num" w:pos="2160"/>
        </w:tabs>
        <w:ind w:left="2160" w:hanging="360"/>
      </w:pPr>
      <w:rPr>
        <w:rFonts w:ascii="Arial" w:hAnsi="Arial" w:cs="Arial" w:hint="default"/>
        <w:sz w:val="20"/>
      </w:rPr>
    </w:lvl>
    <w:lvl w:ilvl="3" w:tplc="7ED2E472" w:tentative="1">
      <w:start w:val="1"/>
      <w:numFmt w:val="lowerRoman"/>
      <w:lvlText w:val="%4."/>
      <w:lvlJc w:val="right"/>
      <w:pPr>
        <w:tabs>
          <w:tab w:val="num" w:pos="2880"/>
        </w:tabs>
        <w:ind w:left="2880" w:hanging="360"/>
      </w:pPr>
    </w:lvl>
    <w:lvl w:ilvl="4" w:tplc="879850DE" w:tentative="1">
      <w:start w:val="1"/>
      <w:numFmt w:val="lowerRoman"/>
      <w:lvlText w:val="%5."/>
      <w:lvlJc w:val="right"/>
      <w:pPr>
        <w:tabs>
          <w:tab w:val="num" w:pos="3600"/>
        </w:tabs>
        <w:ind w:left="3600" w:hanging="360"/>
      </w:pPr>
    </w:lvl>
    <w:lvl w:ilvl="5" w:tplc="D91CB0EC" w:tentative="1">
      <w:start w:val="1"/>
      <w:numFmt w:val="lowerRoman"/>
      <w:lvlText w:val="%6."/>
      <w:lvlJc w:val="right"/>
      <w:pPr>
        <w:tabs>
          <w:tab w:val="num" w:pos="4320"/>
        </w:tabs>
        <w:ind w:left="4320" w:hanging="360"/>
      </w:pPr>
    </w:lvl>
    <w:lvl w:ilvl="6" w:tplc="DC4C093C" w:tentative="1">
      <w:start w:val="1"/>
      <w:numFmt w:val="lowerRoman"/>
      <w:lvlText w:val="%7."/>
      <w:lvlJc w:val="right"/>
      <w:pPr>
        <w:tabs>
          <w:tab w:val="num" w:pos="5040"/>
        </w:tabs>
        <w:ind w:left="5040" w:hanging="360"/>
      </w:pPr>
    </w:lvl>
    <w:lvl w:ilvl="7" w:tplc="AF4C96D8" w:tentative="1">
      <w:start w:val="1"/>
      <w:numFmt w:val="lowerRoman"/>
      <w:lvlText w:val="%8."/>
      <w:lvlJc w:val="right"/>
      <w:pPr>
        <w:tabs>
          <w:tab w:val="num" w:pos="5760"/>
        </w:tabs>
        <w:ind w:left="5760" w:hanging="360"/>
      </w:pPr>
    </w:lvl>
    <w:lvl w:ilvl="8" w:tplc="687CC5AE" w:tentative="1">
      <w:start w:val="1"/>
      <w:numFmt w:val="lowerRoman"/>
      <w:lvlText w:val="%9."/>
      <w:lvlJc w:val="right"/>
      <w:pPr>
        <w:tabs>
          <w:tab w:val="num" w:pos="6480"/>
        </w:tabs>
        <w:ind w:left="6480" w:hanging="360"/>
      </w:pPr>
    </w:lvl>
  </w:abstractNum>
  <w:abstractNum w:abstractNumId="4" w15:restartNumberingAfterBreak="0">
    <w:nsid w:val="0FB42FD3"/>
    <w:multiLevelType w:val="hybridMultilevel"/>
    <w:tmpl w:val="BEF41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AE32AC"/>
    <w:multiLevelType w:val="singleLevel"/>
    <w:tmpl w:val="04090015"/>
    <w:lvl w:ilvl="0">
      <w:start w:val="1"/>
      <w:numFmt w:val="upperLetter"/>
      <w:lvlText w:val="%1."/>
      <w:lvlJc w:val="left"/>
      <w:pPr>
        <w:tabs>
          <w:tab w:val="num" w:pos="360"/>
        </w:tabs>
        <w:ind w:left="360" w:hanging="360"/>
      </w:pPr>
    </w:lvl>
  </w:abstractNum>
  <w:abstractNum w:abstractNumId="6" w15:restartNumberingAfterBreak="0">
    <w:nsid w:val="153C534E"/>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B00114D"/>
    <w:multiLevelType w:val="singleLevel"/>
    <w:tmpl w:val="04090015"/>
    <w:lvl w:ilvl="0">
      <w:start w:val="1"/>
      <w:numFmt w:val="upperLetter"/>
      <w:lvlText w:val="%1."/>
      <w:lvlJc w:val="left"/>
      <w:pPr>
        <w:tabs>
          <w:tab w:val="num" w:pos="360"/>
        </w:tabs>
        <w:ind w:left="360" w:hanging="360"/>
      </w:pPr>
    </w:lvl>
  </w:abstractNum>
  <w:abstractNum w:abstractNumId="8" w15:restartNumberingAfterBreak="0">
    <w:nsid w:val="1DA91643"/>
    <w:multiLevelType w:val="singleLevel"/>
    <w:tmpl w:val="CCC06602"/>
    <w:lvl w:ilvl="0">
      <w:start w:val="1"/>
      <w:numFmt w:val="lowerRoman"/>
      <w:lvlText w:val="%1."/>
      <w:lvlJc w:val="left"/>
      <w:pPr>
        <w:tabs>
          <w:tab w:val="num" w:pos="720"/>
        </w:tabs>
        <w:ind w:left="720" w:hanging="720"/>
      </w:pPr>
      <w:rPr>
        <w:rFonts w:hint="default"/>
      </w:rPr>
    </w:lvl>
  </w:abstractNum>
  <w:abstractNum w:abstractNumId="9" w15:restartNumberingAfterBreak="0">
    <w:nsid w:val="1EDD2FA6"/>
    <w:multiLevelType w:val="singleLevel"/>
    <w:tmpl w:val="04090015"/>
    <w:lvl w:ilvl="0">
      <w:start w:val="1"/>
      <w:numFmt w:val="upperLetter"/>
      <w:lvlText w:val="%1."/>
      <w:lvlJc w:val="left"/>
      <w:pPr>
        <w:tabs>
          <w:tab w:val="num" w:pos="360"/>
        </w:tabs>
        <w:ind w:left="360" w:hanging="360"/>
      </w:pPr>
    </w:lvl>
  </w:abstractNum>
  <w:abstractNum w:abstractNumId="10" w15:restartNumberingAfterBreak="0">
    <w:nsid w:val="21817FEE"/>
    <w:multiLevelType w:val="multilevel"/>
    <w:tmpl w:val="4388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2164B5"/>
    <w:multiLevelType w:val="singleLevel"/>
    <w:tmpl w:val="04090015"/>
    <w:lvl w:ilvl="0">
      <w:start w:val="1"/>
      <w:numFmt w:val="upperLetter"/>
      <w:lvlText w:val="%1."/>
      <w:lvlJc w:val="left"/>
      <w:pPr>
        <w:tabs>
          <w:tab w:val="num" w:pos="360"/>
        </w:tabs>
        <w:ind w:left="360" w:hanging="360"/>
      </w:pPr>
    </w:lvl>
  </w:abstractNum>
  <w:abstractNum w:abstractNumId="12" w15:restartNumberingAfterBreak="0">
    <w:nsid w:val="244A655F"/>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25A96ABA"/>
    <w:multiLevelType w:val="multilevel"/>
    <w:tmpl w:val="7C72B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F54B0A"/>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32A64F7D"/>
    <w:multiLevelType w:val="singleLevel"/>
    <w:tmpl w:val="04090015"/>
    <w:lvl w:ilvl="0">
      <w:start w:val="1"/>
      <w:numFmt w:val="upperLetter"/>
      <w:lvlText w:val="%1."/>
      <w:lvlJc w:val="left"/>
      <w:pPr>
        <w:tabs>
          <w:tab w:val="num" w:pos="360"/>
        </w:tabs>
        <w:ind w:left="360" w:hanging="360"/>
      </w:pPr>
    </w:lvl>
  </w:abstractNum>
  <w:abstractNum w:abstractNumId="16" w15:restartNumberingAfterBreak="0">
    <w:nsid w:val="338F347D"/>
    <w:multiLevelType w:val="hybridMultilevel"/>
    <w:tmpl w:val="B7E09F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35414EBB"/>
    <w:multiLevelType w:val="hybridMultilevel"/>
    <w:tmpl w:val="62442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72382"/>
    <w:multiLevelType w:val="hybridMultilevel"/>
    <w:tmpl w:val="DC6CC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BF0263C"/>
    <w:multiLevelType w:val="hybridMultilevel"/>
    <w:tmpl w:val="E83E57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14E18C6"/>
    <w:multiLevelType w:val="multilevel"/>
    <w:tmpl w:val="568E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CB29F3"/>
    <w:multiLevelType w:val="singleLevel"/>
    <w:tmpl w:val="04090015"/>
    <w:lvl w:ilvl="0">
      <w:start w:val="1"/>
      <w:numFmt w:val="upperLetter"/>
      <w:lvlText w:val="%1."/>
      <w:lvlJc w:val="left"/>
      <w:pPr>
        <w:tabs>
          <w:tab w:val="num" w:pos="360"/>
        </w:tabs>
        <w:ind w:left="360" w:hanging="360"/>
      </w:pPr>
    </w:lvl>
  </w:abstractNum>
  <w:abstractNum w:abstractNumId="22" w15:restartNumberingAfterBreak="0">
    <w:nsid w:val="44AD5660"/>
    <w:multiLevelType w:val="singleLevel"/>
    <w:tmpl w:val="04090015"/>
    <w:lvl w:ilvl="0">
      <w:start w:val="1"/>
      <w:numFmt w:val="upperLetter"/>
      <w:lvlText w:val="%1."/>
      <w:lvlJc w:val="left"/>
      <w:pPr>
        <w:tabs>
          <w:tab w:val="num" w:pos="360"/>
        </w:tabs>
        <w:ind w:left="360" w:hanging="360"/>
      </w:pPr>
    </w:lvl>
  </w:abstractNum>
  <w:abstractNum w:abstractNumId="23" w15:restartNumberingAfterBreak="0">
    <w:nsid w:val="4550435F"/>
    <w:multiLevelType w:val="singleLevel"/>
    <w:tmpl w:val="04090015"/>
    <w:lvl w:ilvl="0">
      <w:start w:val="1"/>
      <w:numFmt w:val="upperLetter"/>
      <w:lvlText w:val="%1."/>
      <w:lvlJc w:val="left"/>
      <w:pPr>
        <w:tabs>
          <w:tab w:val="num" w:pos="360"/>
        </w:tabs>
        <w:ind w:left="360" w:hanging="360"/>
      </w:pPr>
    </w:lvl>
  </w:abstractNum>
  <w:abstractNum w:abstractNumId="24" w15:restartNumberingAfterBreak="0">
    <w:nsid w:val="48093CB8"/>
    <w:multiLevelType w:val="hybridMultilevel"/>
    <w:tmpl w:val="20863D5A"/>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5" w15:restartNumberingAfterBreak="0">
    <w:nsid w:val="56A66CCF"/>
    <w:multiLevelType w:val="singleLevel"/>
    <w:tmpl w:val="55B80414"/>
    <w:lvl w:ilvl="0">
      <w:start w:val="1"/>
      <w:numFmt w:val="lowerRoman"/>
      <w:lvlText w:val="%1."/>
      <w:lvlJc w:val="left"/>
      <w:pPr>
        <w:tabs>
          <w:tab w:val="num" w:pos="720"/>
        </w:tabs>
        <w:ind w:left="720" w:hanging="720"/>
      </w:pPr>
      <w:rPr>
        <w:rFonts w:hint="default"/>
      </w:rPr>
    </w:lvl>
  </w:abstractNum>
  <w:abstractNum w:abstractNumId="26" w15:restartNumberingAfterBreak="0">
    <w:nsid w:val="58FE61EB"/>
    <w:multiLevelType w:val="multilevel"/>
    <w:tmpl w:val="73FC1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E02B87"/>
    <w:multiLevelType w:val="hybridMultilevel"/>
    <w:tmpl w:val="11AEB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1C0BA3"/>
    <w:multiLevelType w:val="multilevel"/>
    <w:tmpl w:val="3550B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506C07"/>
    <w:multiLevelType w:val="hybridMultilevel"/>
    <w:tmpl w:val="10A86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7017112"/>
    <w:multiLevelType w:val="hybridMultilevel"/>
    <w:tmpl w:val="1DE09D8C"/>
    <w:lvl w:ilvl="0" w:tplc="A6569DD2">
      <w:start w:val="1"/>
      <w:numFmt w:val="lowerLetter"/>
      <w:lvlText w:val="%1)"/>
      <w:lvlJc w:val="left"/>
      <w:pPr>
        <w:ind w:left="1890" w:hanging="360"/>
      </w:pPr>
      <w:rPr>
        <w:rFonts w:cs="Times New Roman" w:hint="default"/>
      </w:rPr>
    </w:lvl>
    <w:lvl w:ilvl="1" w:tplc="04090019">
      <w:start w:val="1"/>
      <w:numFmt w:val="lowerLetter"/>
      <w:lvlText w:val="%2."/>
      <w:lvlJc w:val="left"/>
      <w:pPr>
        <w:ind w:left="2610" w:hanging="360"/>
      </w:pPr>
      <w:rPr>
        <w:rFonts w:cs="Times New Roman"/>
      </w:rPr>
    </w:lvl>
    <w:lvl w:ilvl="2" w:tplc="0409001B">
      <w:start w:val="1"/>
      <w:numFmt w:val="lowerRoman"/>
      <w:lvlText w:val="%3."/>
      <w:lvlJc w:val="right"/>
      <w:pPr>
        <w:ind w:left="3330" w:hanging="180"/>
      </w:pPr>
      <w:rPr>
        <w:rFonts w:cs="Times New Roman"/>
      </w:rPr>
    </w:lvl>
    <w:lvl w:ilvl="3" w:tplc="0409000F">
      <w:start w:val="1"/>
      <w:numFmt w:val="decimal"/>
      <w:lvlText w:val="%4."/>
      <w:lvlJc w:val="left"/>
      <w:pPr>
        <w:ind w:left="4050" w:hanging="360"/>
      </w:pPr>
      <w:rPr>
        <w:rFonts w:cs="Times New Roman"/>
      </w:rPr>
    </w:lvl>
    <w:lvl w:ilvl="4" w:tplc="04090019">
      <w:start w:val="1"/>
      <w:numFmt w:val="lowerLetter"/>
      <w:lvlText w:val="%5."/>
      <w:lvlJc w:val="left"/>
      <w:pPr>
        <w:ind w:left="4770" w:hanging="360"/>
      </w:pPr>
      <w:rPr>
        <w:rFonts w:cs="Times New Roman"/>
      </w:rPr>
    </w:lvl>
    <w:lvl w:ilvl="5" w:tplc="0409001B">
      <w:start w:val="1"/>
      <w:numFmt w:val="lowerRoman"/>
      <w:lvlText w:val="%6."/>
      <w:lvlJc w:val="right"/>
      <w:pPr>
        <w:ind w:left="5490" w:hanging="180"/>
      </w:pPr>
      <w:rPr>
        <w:rFonts w:cs="Times New Roman"/>
      </w:rPr>
    </w:lvl>
    <w:lvl w:ilvl="6" w:tplc="0409000F">
      <w:start w:val="1"/>
      <w:numFmt w:val="decimal"/>
      <w:lvlText w:val="%7."/>
      <w:lvlJc w:val="left"/>
      <w:pPr>
        <w:ind w:left="6210" w:hanging="360"/>
      </w:pPr>
      <w:rPr>
        <w:rFonts w:cs="Times New Roman"/>
      </w:rPr>
    </w:lvl>
    <w:lvl w:ilvl="7" w:tplc="04090019">
      <w:start w:val="1"/>
      <w:numFmt w:val="lowerLetter"/>
      <w:lvlText w:val="%8."/>
      <w:lvlJc w:val="left"/>
      <w:pPr>
        <w:ind w:left="6930" w:hanging="360"/>
      </w:pPr>
      <w:rPr>
        <w:rFonts w:cs="Times New Roman"/>
      </w:rPr>
    </w:lvl>
    <w:lvl w:ilvl="8" w:tplc="0409001B">
      <w:start w:val="1"/>
      <w:numFmt w:val="lowerRoman"/>
      <w:lvlText w:val="%9."/>
      <w:lvlJc w:val="right"/>
      <w:pPr>
        <w:ind w:left="7650" w:hanging="180"/>
      </w:pPr>
      <w:rPr>
        <w:rFonts w:cs="Times New Roman"/>
      </w:rPr>
    </w:lvl>
  </w:abstractNum>
  <w:abstractNum w:abstractNumId="31" w15:restartNumberingAfterBreak="0">
    <w:nsid w:val="6C7C182D"/>
    <w:multiLevelType w:val="multilevel"/>
    <w:tmpl w:val="3D02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635AE2"/>
    <w:multiLevelType w:val="hybridMultilevel"/>
    <w:tmpl w:val="B79A3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89182C"/>
    <w:multiLevelType w:val="singleLevel"/>
    <w:tmpl w:val="58B0ABD6"/>
    <w:lvl w:ilvl="0">
      <w:start w:val="1"/>
      <w:numFmt w:val="upperLetter"/>
      <w:pStyle w:val="Heading5"/>
      <w:lvlText w:val="%1."/>
      <w:lvlJc w:val="left"/>
      <w:pPr>
        <w:tabs>
          <w:tab w:val="num" w:pos="360"/>
        </w:tabs>
        <w:ind w:left="360" w:hanging="360"/>
      </w:pPr>
      <w:rPr>
        <w:rFonts w:hint="default"/>
      </w:rPr>
    </w:lvl>
  </w:abstractNum>
  <w:abstractNum w:abstractNumId="34" w15:restartNumberingAfterBreak="0">
    <w:nsid w:val="72ED36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3D57A25"/>
    <w:multiLevelType w:val="singleLevel"/>
    <w:tmpl w:val="04090015"/>
    <w:lvl w:ilvl="0">
      <w:start w:val="1"/>
      <w:numFmt w:val="upperLetter"/>
      <w:lvlText w:val="%1."/>
      <w:lvlJc w:val="left"/>
      <w:pPr>
        <w:tabs>
          <w:tab w:val="num" w:pos="360"/>
        </w:tabs>
        <w:ind w:left="360" w:hanging="360"/>
      </w:pPr>
    </w:lvl>
  </w:abstractNum>
  <w:abstractNum w:abstractNumId="36" w15:restartNumberingAfterBreak="0">
    <w:nsid w:val="74744D72"/>
    <w:multiLevelType w:val="singleLevel"/>
    <w:tmpl w:val="04090015"/>
    <w:lvl w:ilvl="0">
      <w:start w:val="1"/>
      <w:numFmt w:val="upperLetter"/>
      <w:lvlText w:val="%1."/>
      <w:lvlJc w:val="left"/>
      <w:pPr>
        <w:tabs>
          <w:tab w:val="num" w:pos="360"/>
        </w:tabs>
        <w:ind w:left="360" w:hanging="360"/>
      </w:pPr>
    </w:lvl>
  </w:abstractNum>
  <w:abstractNum w:abstractNumId="37" w15:restartNumberingAfterBreak="0">
    <w:nsid w:val="74792204"/>
    <w:multiLevelType w:val="multilevel"/>
    <w:tmpl w:val="3E30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2B2D9E"/>
    <w:multiLevelType w:val="hybridMultilevel"/>
    <w:tmpl w:val="5F84E2A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9A61ED"/>
    <w:multiLevelType w:val="singleLevel"/>
    <w:tmpl w:val="04090015"/>
    <w:lvl w:ilvl="0">
      <w:start w:val="1"/>
      <w:numFmt w:val="upperLetter"/>
      <w:lvlText w:val="%1."/>
      <w:lvlJc w:val="left"/>
      <w:pPr>
        <w:tabs>
          <w:tab w:val="num" w:pos="360"/>
        </w:tabs>
        <w:ind w:left="360" w:hanging="360"/>
      </w:pPr>
    </w:lvl>
  </w:abstractNum>
  <w:abstractNum w:abstractNumId="40" w15:restartNumberingAfterBreak="0">
    <w:nsid w:val="7A4E5235"/>
    <w:multiLevelType w:val="multilevel"/>
    <w:tmpl w:val="FBEE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3"/>
  </w:num>
  <w:num w:numId="3">
    <w:abstractNumId w:val="12"/>
  </w:num>
  <w:num w:numId="4">
    <w:abstractNumId w:val="39"/>
  </w:num>
  <w:num w:numId="5">
    <w:abstractNumId w:val="25"/>
  </w:num>
  <w:num w:numId="6">
    <w:abstractNumId w:val="8"/>
  </w:num>
  <w:num w:numId="7">
    <w:abstractNumId w:val="36"/>
  </w:num>
  <w:num w:numId="8">
    <w:abstractNumId w:val="23"/>
  </w:num>
  <w:num w:numId="9">
    <w:abstractNumId w:val="6"/>
  </w:num>
  <w:num w:numId="10">
    <w:abstractNumId w:val="9"/>
  </w:num>
  <w:num w:numId="11">
    <w:abstractNumId w:val="15"/>
  </w:num>
  <w:num w:numId="12">
    <w:abstractNumId w:val="21"/>
  </w:num>
  <w:num w:numId="13">
    <w:abstractNumId w:val="5"/>
  </w:num>
  <w:num w:numId="14">
    <w:abstractNumId w:val="7"/>
  </w:num>
  <w:num w:numId="15">
    <w:abstractNumId w:val="35"/>
  </w:num>
  <w:num w:numId="16">
    <w:abstractNumId w:val="11"/>
  </w:num>
  <w:num w:numId="17">
    <w:abstractNumId w:val="22"/>
  </w:num>
  <w:num w:numId="18">
    <w:abstractNumId w:val="3"/>
  </w:num>
  <w:num w:numId="19">
    <w:abstractNumId w:val="24"/>
  </w:num>
  <w:num w:numId="20">
    <w:abstractNumId w:val="1"/>
  </w:num>
  <w:num w:numId="21">
    <w:abstractNumId w:val="19"/>
  </w:num>
  <w:num w:numId="22">
    <w:abstractNumId w:val="18"/>
  </w:num>
  <w:num w:numId="23">
    <w:abstractNumId w:val="29"/>
  </w:num>
  <w:num w:numId="24">
    <w:abstractNumId w:val="13"/>
  </w:num>
  <w:num w:numId="25">
    <w:abstractNumId w:val="37"/>
  </w:num>
  <w:num w:numId="26">
    <w:abstractNumId w:val="31"/>
  </w:num>
  <w:num w:numId="27">
    <w:abstractNumId w:val="26"/>
  </w:num>
  <w:num w:numId="28">
    <w:abstractNumId w:val="2"/>
  </w:num>
  <w:num w:numId="29">
    <w:abstractNumId w:val="28"/>
  </w:num>
  <w:num w:numId="30">
    <w:abstractNumId w:val="20"/>
  </w:num>
  <w:num w:numId="31">
    <w:abstractNumId w:val="40"/>
  </w:num>
  <w:num w:numId="32">
    <w:abstractNumId w:val="10"/>
  </w:num>
  <w:num w:numId="33">
    <w:abstractNumId w:val="4"/>
  </w:num>
  <w:num w:numId="34">
    <w:abstractNumId w:val="32"/>
  </w:num>
  <w:num w:numId="35">
    <w:abstractNumId w:val="17"/>
  </w:num>
  <w:num w:numId="36">
    <w:abstractNumId w:val="27"/>
  </w:num>
  <w:num w:numId="37">
    <w:abstractNumId w:val="14"/>
  </w:num>
  <w:num w:numId="38">
    <w:abstractNumId w:val="16"/>
  </w:num>
  <w:num w:numId="39">
    <w:abstractNumId w:val="38"/>
  </w:num>
  <w:num w:numId="40">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 Parab">
    <w15:presenceInfo w15:providerId="AD" w15:userId="S-1-5-21-1933485140-791539629-772073404-19868"/>
  </w15:person>
  <w15:person w15:author="Archana Mandrekar">
    <w15:presenceInfo w15:providerId="AD" w15:userId="S::00000603@vedanta.co.in::bc9c1440-b866-4983-957e-d6988d0ac6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C44"/>
    <w:rsid w:val="00032CBD"/>
    <w:rsid w:val="00044DC1"/>
    <w:rsid w:val="00074631"/>
    <w:rsid w:val="000A71A5"/>
    <w:rsid w:val="000C3D69"/>
    <w:rsid w:val="00104D9E"/>
    <w:rsid w:val="00117A79"/>
    <w:rsid w:val="00152690"/>
    <w:rsid w:val="001775F4"/>
    <w:rsid w:val="00187B34"/>
    <w:rsid w:val="001B0334"/>
    <w:rsid w:val="00236C28"/>
    <w:rsid w:val="00286735"/>
    <w:rsid w:val="002C5D50"/>
    <w:rsid w:val="002E5718"/>
    <w:rsid w:val="00314830"/>
    <w:rsid w:val="00392C44"/>
    <w:rsid w:val="00394C32"/>
    <w:rsid w:val="003A2FCF"/>
    <w:rsid w:val="003B7BB3"/>
    <w:rsid w:val="00435586"/>
    <w:rsid w:val="00436438"/>
    <w:rsid w:val="00444ECD"/>
    <w:rsid w:val="004F5133"/>
    <w:rsid w:val="004F6CC9"/>
    <w:rsid w:val="00502935"/>
    <w:rsid w:val="00592BD6"/>
    <w:rsid w:val="005C525C"/>
    <w:rsid w:val="00600588"/>
    <w:rsid w:val="006129E5"/>
    <w:rsid w:val="00626DA3"/>
    <w:rsid w:val="00771FE8"/>
    <w:rsid w:val="00772141"/>
    <w:rsid w:val="00785E90"/>
    <w:rsid w:val="0079073E"/>
    <w:rsid w:val="00807E1F"/>
    <w:rsid w:val="008460A4"/>
    <w:rsid w:val="0086748F"/>
    <w:rsid w:val="008709B7"/>
    <w:rsid w:val="008A0126"/>
    <w:rsid w:val="00974BEC"/>
    <w:rsid w:val="009C0CF7"/>
    <w:rsid w:val="009E38ED"/>
    <w:rsid w:val="00A243C0"/>
    <w:rsid w:val="00A42382"/>
    <w:rsid w:val="00A95F88"/>
    <w:rsid w:val="00A964FC"/>
    <w:rsid w:val="00AD2301"/>
    <w:rsid w:val="00B2152A"/>
    <w:rsid w:val="00B227DA"/>
    <w:rsid w:val="00BB0E02"/>
    <w:rsid w:val="00BC13C2"/>
    <w:rsid w:val="00BD2948"/>
    <w:rsid w:val="00BE0F53"/>
    <w:rsid w:val="00BE34B4"/>
    <w:rsid w:val="00C22927"/>
    <w:rsid w:val="00C64B51"/>
    <w:rsid w:val="00C722E9"/>
    <w:rsid w:val="00C830FF"/>
    <w:rsid w:val="00CF686B"/>
    <w:rsid w:val="00D075C6"/>
    <w:rsid w:val="00D17DEF"/>
    <w:rsid w:val="00D76873"/>
    <w:rsid w:val="00DC3F02"/>
    <w:rsid w:val="00DD1AF9"/>
    <w:rsid w:val="00E05F90"/>
    <w:rsid w:val="00E40118"/>
    <w:rsid w:val="00EE75B0"/>
    <w:rsid w:val="00F3570F"/>
    <w:rsid w:val="00F64FA6"/>
    <w:rsid w:val="00F724D4"/>
    <w:rsid w:val="00F82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ity"/>
  <w:shapeDefaults>
    <o:shapedefaults v:ext="edit" spidmax="4097"/>
    <o:shapelayout v:ext="edit">
      <o:idmap v:ext="edit" data="1"/>
    </o:shapelayout>
  </w:shapeDefaults>
  <w:decimalSymbol w:val="."/>
  <w:listSeparator w:val=","/>
  <w14:docId w14:val="6D5EFF7D"/>
  <w15:docId w15:val="{EC41B625-3E34-4EEE-8CAA-277A14115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4D9E"/>
  </w:style>
  <w:style w:type="paragraph" w:styleId="Heading1">
    <w:name w:val="heading 1"/>
    <w:basedOn w:val="Normal"/>
    <w:next w:val="Normal"/>
    <w:qFormat/>
    <w:rsid w:val="00104D9E"/>
    <w:pPr>
      <w:keepNext/>
      <w:outlineLvl w:val="0"/>
    </w:pPr>
    <w:rPr>
      <w:b/>
      <w:sz w:val="24"/>
    </w:rPr>
  </w:style>
  <w:style w:type="paragraph" w:styleId="Heading2">
    <w:name w:val="heading 2"/>
    <w:basedOn w:val="Normal"/>
    <w:next w:val="Normal"/>
    <w:qFormat/>
    <w:rsid w:val="00104D9E"/>
    <w:pPr>
      <w:keepNext/>
      <w:ind w:left="360"/>
      <w:outlineLvl w:val="1"/>
    </w:pPr>
    <w:rPr>
      <w:b/>
      <w:sz w:val="28"/>
    </w:rPr>
  </w:style>
  <w:style w:type="paragraph" w:styleId="Heading3">
    <w:name w:val="heading 3"/>
    <w:basedOn w:val="Normal"/>
    <w:next w:val="Normal"/>
    <w:qFormat/>
    <w:rsid w:val="00104D9E"/>
    <w:pPr>
      <w:keepNext/>
      <w:jc w:val="both"/>
      <w:outlineLvl w:val="2"/>
    </w:pPr>
    <w:rPr>
      <w:sz w:val="24"/>
    </w:rPr>
  </w:style>
  <w:style w:type="paragraph" w:styleId="Heading4">
    <w:name w:val="heading 4"/>
    <w:basedOn w:val="Normal"/>
    <w:next w:val="Normal"/>
    <w:qFormat/>
    <w:rsid w:val="00104D9E"/>
    <w:pPr>
      <w:keepNext/>
      <w:outlineLvl w:val="3"/>
    </w:pPr>
    <w:rPr>
      <w:sz w:val="28"/>
    </w:rPr>
  </w:style>
  <w:style w:type="paragraph" w:styleId="Heading5">
    <w:name w:val="heading 5"/>
    <w:basedOn w:val="Normal"/>
    <w:next w:val="Normal"/>
    <w:qFormat/>
    <w:rsid w:val="00104D9E"/>
    <w:pPr>
      <w:keepNext/>
      <w:numPr>
        <w:numId w:val="2"/>
      </w:numPr>
      <w:jc w:val="both"/>
      <w:outlineLvl w:val="4"/>
    </w:pPr>
    <w:rPr>
      <w:b/>
      <w:sz w:val="24"/>
    </w:rPr>
  </w:style>
  <w:style w:type="paragraph" w:styleId="Heading6">
    <w:name w:val="heading 6"/>
    <w:basedOn w:val="Normal"/>
    <w:next w:val="Normal"/>
    <w:qFormat/>
    <w:rsid w:val="00104D9E"/>
    <w:pPr>
      <w:keepNext/>
      <w:pBdr>
        <w:bottom w:val="single" w:sz="12" w:space="1" w:color="auto"/>
      </w:pBdr>
      <w:jc w:val="both"/>
      <w:outlineLvl w:val="5"/>
    </w:pPr>
    <w:rPr>
      <w:b/>
      <w:sz w:val="24"/>
    </w:rPr>
  </w:style>
  <w:style w:type="paragraph" w:styleId="Heading7">
    <w:name w:val="heading 7"/>
    <w:basedOn w:val="Normal"/>
    <w:next w:val="Normal"/>
    <w:qFormat/>
    <w:rsid w:val="00104D9E"/>
    <w:pPr>
      <w:keepNext/>
      <w:jc w:val="both"/>
      <w:outlineLvl w:val="6"/>
    </w:pPr>
    <w:rPr>
      <w:b/>
      <w:sz w:val="24"/>
    </w:rPr>
  </w:style>
  <w:style w:type="paragraph" w:styleId="Heading8">
    <w:name w:val="heading 8"/>
    <w:basedOn w:val="Normal"/>
    <w:next w:val="Normal"/>
    <w:qFormat/>
    <w:rsid w:val="00104D9E"/>
    <w:pPr>
      <w:keepNext/>
      <w:jc w:val="center"/>
      <w:outlineLvl w:val="7"/>
    </w:pPr>
    <w:rPr>
      <w:b/>
      <w:sz w:val="24"/>
    </w:rPr>
  </w:style>
  <w:style w:type="paragraph" w:styleId="Heading9">
    <w:name w:val="heading 9"/>
    <w:basedOn w:val="Normal"/>
    <w:next w:val="Normal"/>
    <w:qFormat/>
    <w:rsid w:val="00104D9E"/>
    <w:pPr>
      <w:keepNext/>
      <w:pBdr>
        <w:bottom w:val="single" w:sz="12" w:space="1" w:color="auto"/>
      </w:pBdr>
      <w:jc w:val="both"/>
      <w:outlineLvl w:val="8"/>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04D9E"/>
    <w:pPr>
      <w:widowControl w:val="0"/>
      <w:tabs>
        <w:tab w:val="center" w:pos="4320"/>
        <w:tab w:val="right" w:pos="8640"/>
      </w:tabs>
      <w:suppressAutoHyphens/>
    </w:pPr>
    <w:rPr>
      <w:sz w:val="24"/>
    </w:rPr>
  </w:style>
  <w:style w:type="paragraph" w:customStyle="1" w:styleId="WW-PlainText">
    <w:name w:val="WW-Plain Text"/>
    <w:basedOn w:val="Normal"/>
    <w:rsid w:val="00104D9E"/>
    <w:pPr>
      <w:widowControl w:val="0"/>
      <w:suppressAutoHyphens/>
    </w:pPr>
    <w:rPr>
      <w:rFonts w:ascii="Courier New" w:hAnsi="Courier New"/>
      <w:sz w:val="24"/>
    </w:rPr>
  </w:style>
  <w:style w:type="paragraph" w:styleId="Title">
    <w:name w:val="Title"/>
    <w:basedOn w:val="Normal"/>
    <w:qFormat/>
    <w:rsid w:val="00104D9E"/>
    <w:pPr>
      <w:jc w:val="center"/>
    </w:pPr>
    <w:rPr>
      <w:b/>
      <w:sz w:val="24"/>
    </w:rPr>
  </w:style>
  <w:style w:type="paragraph" w:customStyle="1" w:styleId="Standard">
    <w:name w:val="Standard"/>
    <w:rsid w:val="00104D9E"/>
    <w:rPr>
      <w:snapToGrid w:val="0"/>
      <w:sz w:val="24"/>
    </w:rPr>
  </w:style>
  <w:style w:type="paragraph" w:styleId="Footer">
    <w:name w:val="footer"/>
    <w:basedOn w:val="Normal"/>
    <w:rsid w:val="00104D9E"/>
    <w:pPr>
      <w:tabs>
        <w:tab w:val="center" w:pos="4320"/>
        <w:tab w:val="right" w:pos="8640"/>
      </w:tabs>
    </w:pPr>
    <w:rPr>
      <w:b/>
      <w:sz w:val="24"/>
    </w:rPr>
  </w:style>
  <w:style w:type="paragraph" w:styleId="BodyText">
    <w:name w:val="Body Text"/>
    <w:basedOn w:val="Normal"/>
    <w:rsid w:val="00104D9E"/>
    <w:pPr>
      <w:jc w:val="center"/>
    </w:pPr>
    <w:rPr>
      <w:b/>
      <w:sz w:val="24"/>
    </w:rPr>
  </w:style>
  <w:style w:type="paragraph" w:styleId="Subtitle">
    <w:name w:val="Subtitle"/>
    <w:basedOn w:val="Normal"/>
    <w:qFormat/>
    <w:rsid w:val="00104D9E"/>
    <w:pPr>
      <w:jc w:val="center"/>
    </w:pPr>
    <w:rPr>
      <w:b/>
      <w:sz w:val="28"/>
    </w:rPr>
  </w:style>
  <w:style w:type="paragraph" w:styleId="BodyText2">
    <w:name w:val="Body Text 2"/>
    <w:basedOn w:val="Normal"/>
    <w:rsid w:val="00104D9E"/>
    <w:pPr>
      <w:jc w:val="both"/>
    </w:pPr>
    <w:rPr>
      <w:b/>
      <w:sz w:val="24"/>
    </w:rPr>
  </w:style>
  <w:style w:type="paragraph" w:styleId="BodyText3">
    <w:name w:val="Body Text 3"/>
    <w:basedOn w:val="Normal"/>
    <w:rsid w:val="00104D9E"/>
    <w:pPr>
      <w:jc w:val="both"/>
    </w:pPr>
  </w:style>
  <w:style w:type="paragraph" w:styleId="BodyTextIndent">
    <w:name w:val="Body Text Indent"/>
    <w:basedOn w:val="Normal"/>
    <w:rsid w:val="00104D9E"/>
    <w:pPr>
      <w:ind w:left="720"/>
      <w:jc w:val="both"/>
    </w:pPr>
    <w:rPr>
      <w:sz w:val="24"/>
    </w:rPr>
  </w:style>
  <w:style w:type="character" w:styleId="Hyperlink">
    <w:name w:val="Hyperlink"/>
    <w:basedOn w:val="DefaultParagraphFont"/>
    <w:rsid w:val="00104D9E"/>
    <w:rPr>
      <w:color w:val="0000FF"/>
      <w:u w:val="single"/>
    </w:rPr>
  </w:style>
  <w:style w:type="character" w:styleId="FollowedHyperlink">
    <w:name w:val="FollowedHyperlink"/>
    <w:basedOn w:val="DefaultParagraphFont"/>
    <w:rsid w:val="00104D9E"/>
    <w:rPr>
      <w:color w:val="800080"/>
      <w:u w:val="single"/>
    </w:rPr>
  </w:style>
  <w:style w:type="paragraph" w:styleId="List">
    <w:name w:val="List"/>
    <w:basedOn w:val="BodyText"/>
    <w:rsid w:val="00104D9E"/>
    <w:pPr>
      <w:widowControl w:val="0"/>
      <w:suppressAutoHyphens/>
      <w:spacing w:after="120"/>
      <w:jc w:val="left"/>
    </w:pPr>
    <w:rPr>
      <w:rFonts w:eastAsia="Lucida Sans Unicode"/>
      <w:b w:val="0"/>
    </w:rPr>
  </w:style>
  <w:style w:type="paragraph" w:customStyle="1" w:styleId="WW-BodyText2">
    <w:name w:val="WW-Body Text 2"/>
    <w:basedOn w:val="Normal"/>
    <w:rsid w:val="00104D9E"/>
    <w:pPr>
      <w:tabs>
        <w:tab w:val="left" w:pos="720"/>
        <w:tab w:val="left" w:pos="1800"/>
      </w:tabs>
      <w:suppressAutoHyphens/>
      <w:jc w:val="both"/>
    </w:pPr>
    <w:rPr>
      <w:sz w:val="24"/>
      <w:szCs w:val="24"/>
    </w:rPr>
  </w:style>
  <w:style w:type="paragraph" w:styleId="BalloonText">
    <w:name w:val="Balloon Text"/>
    <w:basedOn w:val="Normal"/>
    <w:semiHidden/>
    <w:rsid w:val="008709B7"/>
    <w:rPr>
      <w:rFonts w:ascii="Tahoma" w:hAnsi="Tahoma" w:cs="Tahoma"/>
      <w:sz w:val="16"/>
      <w:szCs w:val="16"/>
    </w:rPr>
  </w:style>
  <w:style w:type="character" w:customStyle="1" w:styleId="HeaderChar">
    <w:name w:val="Header Char"/>
    <w:basedOn w:val="DefaultParagraphFont"/>
    <w:link w:val="Header"/>
    <w:uiPriority w:val="99"/>
    <w:rsid w:val="00187B34"/>
    <w:rPr>
      <w:sz w:val="24"/>
      <w:lang w:val="en-US" w:eastAsia="en-US"/>
    </w:rPr>
  </w:style>
  <w:style w:type="paragraph" w:customStyle="1" w:styleId="ww-bodytext20">
    <w:name w:val="ww-bodytext2"/>
    <w:basedOn w:val="Normal"/>
    <w:rsid w:val="00187B34"/>
    <w:pPr>
      <w:spacing w:before="100" w:beforeAutospacing="1" w:after="100" w:afterAutospacing="1"/>
    </w:pPr>
    <w:rPr>
      <w:sz w:val="24"/>
      <w:szCs w:val="24"/>
      <w:lang w:val="en-IN" w:eastAsia="en-IN"/>
    </w:rPr>
  </w:style>
  <w:style w:type="paragraph" w:customStyle="1" w:styleId="ww-plaintext0">
    <w:name w:val="ww-plaintext"/>
    <w:basedOn w:val="Normal"/>
    <w:rsid w:val="00187B34"/>
    <w:pPr>
      <w:spacing w:before="100" w:beforeAutospacing="1" w:after="100" w:afterAutospacing="1"/>
    </w:pPr>
    <w:rPr>
      <w:sz w:val="24"/>
      <w:szCs w:val="24"/>
      <w:lang w:val="en-IN" w:eastAsia="en-IN"/>
    </w:rPr>
  </w:style>
  <w:style w:type="paragraph" w:styleId="NormalWeb">
    <w:name w:val="Normal (Web)"/>
    <w:basedOn w:val="Normal"/>
    <w:unhideWhenUsed/>
    <w:rsid w:val="00600588"/>
    <w:pPr>
      <w:spacing w:before="100" w:beforeAutospacing="1" w:after="100" w:afterAutospacing="1"/>
    </w:pPr>
    <w:rPr>
      <w:sz w:val="24"/>
      <w:szCs w:val="24"/>
      <w:lang w:val="en-IN" w:eastAsia="en-IN"/>
    </w:rPr>
  </w:style>
  <w:style w:type="paragraph" w:styleId="ListParagraph">
    <w:name w:val="List Paragraph"/>
    <w:basedOn w:val="Normal"/>
    <w:qFormat/>
    <w:rsid w:val="002E5718"/>
    <w:pPr>
      <w:spacing w:after="200" w:line="276" w:lineRule="auto"/>
      <w:ind w:left="720"/>
      <w:contextualSpacing/>
    </w:pPr>
    <w:rPr>
      <w:rFonts w:ascii="Calibri" w:hAnsi="Calibri"/>
      <w:sz w:val="22"/>
      <w:szCs w:val="22"/>
    </w:rPr>
  </w:style>
  <w:style w:type="paragraph" w:styleId="NoSpacing">
    <w:name w:val="No Spacing"/>
    <w:uiPriority w:val="1"/>
    <w:qFormat/>
    <w:rsid w:val="001775F4"/>
    <w:rPr>
      <w:rFonts w:ascii="Calibri" w:hAnsi="Calibri"/>
      <w:sz w:val="22"/>
      <w:szCs w:val="22"/>
      <w:lang w:val="en-IN" w:eastAsia="en-IN"/>
    </w:rPr>
  </w:style>
  <w:style w:type="paragraph" w:customStyle="1" w:styleId="Default">
    <w:name w:val="Default"/>
    <w:rsid w:val="001775F4"/>
    <w:pPr>
      <w:autoSpaceDE w:val="0"/>
      <w:autoSpaceDN w:val="0"/>
      <w:adjustRightInd w:val="0"/>
    </w:pPr>
    <w:rPr>
      <w:rFonts w:eastAsia="Calibri"/>
      <w:color w:val="00000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4969">
      <w:bodyDiv w:val="1"/>
      <w:marLeft w:val="0"/>
      <w:marRight w:val="0"/>
      <w:marTop w:val="0"/>
      <w:marBottom w:val="0"/>
      <w:divBdr>
        <w:top w:val="none" w:sz="0" w:space="0" w:color="auto"/>
        <w:left w:val="none" w:sz="0" w:space="0" w:color="auto"/>
        <w:bottom w:val="none" w:sz="0" w:space="0" w:color="auto"/>
        <w:right w:val="none" w:sz="0" w:space="0" w:color="auto"/>
      </w:divBdr>
    </w:div>
    <w:div w:id="140268577">
      <w:bodyDiv w:val="1"/>
      <w:marLeft w:val="0"/>
      <w:marRight w:val="0"/>
      <w:marTop w:val="0"/>
      <w:marBottom w:val="0"/>
      <w:divBdr>
        <w:top w:val="none" w:sz="0" w:space="0" w:color="auto"/>
        <w:left w:val="none" w:sz="0" w:space="0" w:color="auto"/>
        <w:bottom w:val="none" w:sz="0" w:space="0" w:color="auto"/>
        <w:right w:val="none" w:sz="0" w:space="0" w:color="auto"/>
      </w:divBdr>
    </w:div>
    <w:div w:id="1115246837">
      <w:bodyDiv w:val="1"/>
      <w:marLeft w:val="0"/>
      <w:marRight w:val="0"/>
      <w:marTop w:val="0"/>
      <w:marBottom w:val="0"/>
      <w:divBdr>
        <w:top w:val="none" w:sz="0" w:space="0" w:color="auto"/>
        <w:left w:val="none" w:sz="0" w:space="0" w:color="auto"/>
        <w:bottom w:val="none" w:sz="0" w:space="0" w:color="auto"/>
        <w:right w:val="none" w:sz="0" w:space="0" w:color="auto"/>
      </w:divBdr>
    </w:div>
    <w:div w:id="172217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customXml" Target="../customXml/item1.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emf"/><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emf"/><Relationship Id="rId37" Type="http://schemas.microsoft.com/office/2011/relationships/people" Target="people.xml"/><Relationship Id="rId40"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emf"/><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emf"/><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8D3D19-CAC2-4D77-AF1B-A09EE08A4464}"/>
</file>

<file path=customXml/itemProps2.xml><?xml version="1.0" encoding="utf-8"?>
<ds:datastoreItem xmlns:ds="http://schemas.openxmlformats.org/officeDocument/2006/customXml" ds:itemID="{7BA78824-ECBE-45BB-9AB6-741A4483BE48}"/>
</file>

<file path=customXml/itemProps3.xml><?xml version="1.0" encoding="utf-8"?>
<ds:datastoreItem xmlns:ds="http://schemas.openxmlformats.org/officeDocument/2006/customXml" ds:itemID="{8F8F53A7-6C64-4C33-9A8F-5ECDBC8F718E}"/>
</file>

<file path=docProps/app.xml><?xml version="1.0" encoding="utf-8"?>
<Properties xmlns="http://schemas.openxmlformats.org/officeDocument/2006/extended-properties" xmlns:vt="http://schemas.openxmlformats.org/officeDocument/2006/docPropsVTypes">
  <Template>Normal</Template>
  <TotalTime>32</TotalTime>
  <Pages>27</Pages>
  <Words>3720</Words>
  <Characters>18790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SESA INDUSTRIES LIMITED</vt:lpstr>
    </vt:vector>
  </TitlesOfParts>
  <Company>sesa goa ltd</Company>
  <LinksUpToDate>false</LinksUpToDate>
  <CharactersWithSpaces>22466</CharactersWithSpaces>
  <SharedDoc>false</SharedDoc>
  <HLinks>
    <vt:vector size="6" baseType="variant">
      <vt:variant>
        <vt:i4>458770</vt:i4>
      </vt:variant>
      <vt:variant>
        <vt:i4>0</vt:i4>
      </vt:variant>
      <vt:variant>
        <vt:i4>0</vt:i4>
      </vt:variant>
      <vt:variant>
        <vt:i4>5</vt:i4>
      </vt:variant>
      <vt:variant>
        <vt:lpwstr>http://sgl-panj-sp-01:8080/Dipesh/229rev/IMS system 081207/departmental manual/11  Work instruction/WIMAINT12 MATERIAL HANDLING .doc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SESA INDUSTRIES LIMITED</dc:title>
  <dc:subject/>
  <dc:creator>MAINT212</dc:creator>
  <cp:keywords/>
  <dc:description/>
  <cp:lastModifiedBy>Archana Mandrekar</cp:lastModifiedBy>
  <cp:revision>3</cp:revision>
  <cp:lastPrinted>2004-12-11T05:39:00Z</cp:lastPrinted>
  <dcterms:created xsi:type="dcterms:W3CDTF">2017-05-30T05:23:00Z</dcterms:created>
  <dcterms:modified xsi:type="dcterms:W3CDTF">2022-12-14T10:18:00Z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1246900</vt:r8>
  </property>
</Properties>
</file>