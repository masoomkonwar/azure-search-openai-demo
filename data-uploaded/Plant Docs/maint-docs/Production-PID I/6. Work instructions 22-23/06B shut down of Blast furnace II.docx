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CFFA8" w14:textId="77777777" w:rsidR="007E45E9" w:rsidRPr="00C776A2" w:rsidRDefault="007E45E9" w:rsidP="007E45E9">
      <w:pPr>
        <w:spacing w:after="0" w:line="240" w:lineRule="auto"/>
        <w:jc w:val="center"/>
        <w:rPr>
          <w:rFonts w:ascii="Times New Roman" w:hAnsi="Times New Roman"/>
          <w:szCs w:val="24"/>
          <w:u w:val="single"/>
        </w:rPr>
      </w:pPr>
    </w:p>
    <w:p w14:paraId="5098B602" w14:textId="77777777" w:rsidR="0070550E" w:rsidRPr="00C776A2" w:rsidRDefault="00BD6C5B" w:rsidP="00314A11">
      <w:pPr>
        <w:spacing w:line="240" w:lineRule="auto"/>
        <w:jc w:val="center"/>
        <w:rPr>
          <w:rFonts w:ascii="Times New Roman" w:hAnsi="Times New Roman"/>
          <w:b/>
          <w:szCs w:val="24"/>
          <w:u w:val="single"/>
        </w:rPr>
      </w:pPr>
      <w:r w:rsidRPr="00C776A2">
        <w:rPr>
          <w:rFonts w:ascii="Times New Roman" w:hAnsi="Times New Roman"/>
          <w:b/>
          <w:szCs w:val="24"/>
          <w:u w:val="single"/>
        </w:rPr>
        <w:t>WORK INSTRUCTION</w:t>
      </w:r>
      <w:r w:rsidR="009D1C9B" w:rsidRPr="00C776A2">
        <w:rPr>
          <w:rFonts w:ascii="Times New Roman" w:hAnsi="Times New Roman"/>
          <w:b/>
          <w:szCs w:val="24"/>
          <w:u w:val="single"/>
        </w:rPr>
        <w:t>S</w:t>
      </w:r>
      <w:r w:rsidRPr="00C776A2">
        <w:rPr>
          <w:rFonts w:ascii="Times New Roman" w:hAnsi="Times New Roman"/>
          <w:b/>
          <w:szCs w:val="24"/>
          <w:u w:val="single"/>
        </w:rPr>
        <w:t xml:space="preserve"> FO</w:t>
      </w:r>
      <w:r w:rsidR="00BA078B" w:rsidRPr="00C776A2">
        <w:rPr>
          <w:rFonts w:ascii="Times New Roman" w:hAnsi="Times New Roman"/>
          <w:b/>
          <w:szCs w:val="24"/>
          <w:u w:val="single"/>
        </w:rPr>
        <w:t>R_</w:t>
      </w:r>
      <w:r w:rsidR="00044F0D" w:rsidRPr="00C776A2">
        <w:rPr>
          <w:rFonts w:ascii="Times New Roman" w:hAnsi="Times New Roman"/>
          <w:b/>
          <w:sz w:val="20"/>
          <w:u w:val="single"/>
        </w:rPr>
        <w:t xml:space="preserve"> </w:t>
      </w:r>
      <w:r w:rsidR="00044F0D" w:rsidRPr="00C776A2">
        <w:rPr>
          <w:rFonts w:ascii="Times New Roman" w:hAnsi="Times New Roman"/>
          <w:b/>
          <w:szCs w:val="24"/>
          <w:u w:val="single"/>
        </w:rPr>
        <w:t>SHUTDOWN OF BLAST FURNACE - II</w:t>
      </w:r>
      <w:r w:rsidR="00BA078B" w:rsidRPr="00C776A2">
        <w:rPr>
          <w:rFonts w:ascii="Times New Roman" w:hAnsi="Times New Roman"/>
          <w:b/>
          <w:szCs w:val="24"/>
          <w:u w:val="single"/>
        </w:rPr>
        <w:t xml:space="preserve">                                    </w:t>
      </w:r>
      <w:r w:rsidR="00F7339F" w:rsidRPr="00C776A2">
        <w:rPr>
          <w:rFonts w:ascii="Times New Roman" w:hAnsi="Times New Roman"/>
          <w:b/>
          <w:szCs w:val="24"/>
          <w:u w:val="single"/>
        </w:rPr>
        <w:t xml:space="preserve">                                   </w:t>
      </w:r>
      <w:r w:rsidRPr="00C776A2">
        <w:rPr>
          <w:rFonts w:ascii="Times New Roman" w:hAnsi="Times New Roman"/>
          <w:b/>
          <w:szCs w:val="24"/>
          <w:u w:val="single"/>
        </w:rPr>
        <w:t xml:space="preserve"> </w:t>
      </w:r>
      <w:r w:rsidR="00F7339F" w:rsidRPr="00C776A2">
        <w:rPr>
          <w:rFonts w:ascii="Times New Roman" w:hAnsi="Times New Roman"/>
          <w:b/>
          <w:szCs w:val="24"/>
          <w:u w:val="single"/>
        </w:rPr>
        <w:t xml:space="preserve">        </w:t>
      </w:r>
    </w:p>
    <w:p w14:paraId="0D8B4CBC" w14:textId="77777777" w:rsidR="000E4E6C" w:rsidRPr="00C776A2" w:rsidRDefault="00396915" w:rsidP="00314A11">
      <w:pPr>
        <w:spacing w:line="240" w:lineRule="auto"/>
        <w:jc w:val="both"/>
        <w:rPr>
          <w:rFonts w:ascii="Times New Roman" w:hAnsi="Times New Roman"/>
          <w:szCs w:val="24"/>
        </w:rPr>
      </w:pPr>
      <w:r w:rsidRPr="00C776A2">
        <w:rPr>
          <w:rFonts w:ascii="Times New Roman" w:hAnsi="Times New Roman"/>
          <w:szCs w:val="24"/>
          <w:u w:val="single"/>
        </w:rPr>
        <w:t>Responsibility</w:t>
      </w:r>
      <w:r w:rsidRPr="00C776A2">
        <w:rPr>
          <w:rFonts w:ascii="Times New Roman" w:hAnsi="Times New Roman"/>
          <w:szCs w:val="24"/>
        </w:rPr>
        <w:t>:</w:t>
      </w:r>
      <w:r w:rsidR="001A1398" w:rsidRPr="00C776A2">
        <w:rPr>
          <w:rFonts w:ascii="Times New Roman" w:hAnsi="Times New Roman"/>
          <w:szCs w:val="24"/>
        </w:rPr>
        <w:t xml:space="preserve"> </w:t>
      </w:r>
      <w:r w:rsidR="00044F0D" w:rsidRPr="00C776A2">
        <w:rPr>
          <w:rFonts w:ascii="Times New Roman" w:hAnsi="Times New Roman"/>
          <w:szCs w:val="24"/>
        </w:rPr>
        <w:t>Shift Superintendent</w:t>
      </w:r>
    </w:p>
    <w:p w14:paraId="340B9241" w14:textId="77777777" w:rsidR="00044F0D" w:rsidRPr="00C776A2" w:rsidRDefault="00044F0D" w:rsidP="00314A11">
      <w:pPr>
        <w:spacing w:line="240" w:lineRule="auto"/>
        <w:jc w:val="both"/>
        <w:rPr>
          <w:rFonts w:ascii="Times New Roman" w:hAnsi="Times New Roman"/>
          <w:szCs w:val="24"/>
        </w:rPr>
      </w:pPr>
      <w:r w:rsidRPr="00C776A2">
        <w:rPr>
          <w:rFonts w:ascii="Times New Roman" w:hAnsi="Times New Roman"/>
          <w:szCs w:val="24"/>
        </w:rPr>
        <w:t>PROCEDURE FOR SHUTDOWN OF FURNACE NO. II</w:t>
      </w:r>
    </w:p>
    <w:p w14:paraId="3AF685CE"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 xml:space="preserve">Identified Hazards: </w:t>
      </w:r>
    </w:p>
    <w:p w14:paraId="1E780089"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Fall</w:t>
      </w:r>
      <w:r w:rsidR="005E469B" w:rsidRPr="00C776A2">
        <w:rPr>
          <w:rFonts w:ascii="Times New Roman" w:hAnsi="Times New Roman"/>
          <w:szCs w:val="24"/>
        </w:rPr>
        <w:t>, slip</w:t>
      </w:r>
      <w:r w:rsidRPr="00C776A2">
        <w:rPr>
          <w:rFonts w:ascii="Times New Roman" w:hAnsi="Times New Roman"/>
          <w:szCs w:val="24"/>
        </w:rPr>
        <w:t xml:space="preserve"> of a person</w:t>
      </w:r>
    </w:p>
    <w:p w14:paraId="7CB9534B"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Mechanical impact</w:t>
      </w:r>
    </w:p>
    <w:p w14:paraId="6CBD680B"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Contact with graphite dust</w:t>
      </w:r>
    </w:p>
    <w:p w14:paraId="394D5B51"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Fire &amp; Explosion in the gas line</w:t>
      </w:r>
    </w:p>
    <w:p w14:paraId="67B50CDD" w14:textId="77777777" w:rsidR="00044F0D" w:rsidRDefault="00D548D4" w:rsidP="00BD2BB8">
      <w:pPr>
        <w:pStyle w:val="ListParagraph"/>
        <w:numPr>
          <w:ilvl w:val="0"/>
          <w:numId w:val="1"/>
        </w:numPr>
        <w:tabs>
          <w:tab w:val="left" w:pos="567"/>
        </w:tabs>
        <w:spacing w:line="240" w:lineRule="auto"/>
        <w:rPr>
          <w:rFonts w:ascii="Times New Roman" w:hAnsi="Times New Roman"/>
          <w:szCs w:val="24"/>
        </w:rPr>
      </w:pPr>
      <w:r>
        <w:rPr>
          <w:rFonts w:ascii="Times New Roman" w:hAnsi="Times New Roman"/>
          <w:szCs w:val="24"/>
        </w:rPr>
        <w:t xml:space="preserve">Electric </w:t>
      </w:r>
      <w:r w:rsidR="004E0006">
        <w:rPr>
          <w:rFonts w:ascii="Times New Roman" w:hAnsi="Times New Roman"/>
          <w:szCs w:val="24"/>
        </w:rPr>
        <w:t>shock</w:t>
      </w:r>
    </w:p>
    <w:p w14:paraId="27BB5D58" w14:textId="77777777" w:rsidR="004E0006" w:rsidRPr="00C776A2" w:rsidRDefault="004E0006" w:rsidP="00BD2BB8">
      <w:pPr>
        <w:pStyle w:val="ListParagraph"/>
        <w:numPr>
          <w:ilvl w:val="0"/>
          <w:numId w:val="1"/>
        </w:numPr>
        <w:tabs>
          <w:tab w:val="left" w:pos="567"/>
        </w:tabs>
        <w:spacing w:line="240" w:lineRule="auto"/>
        <w:rPr>
          <w:rFonts w:ascii="Times New Roman" w:hAnsi="Times New Roman"/>
          <w:szCs w:val="24"/>
        </w:rPr>
      </w:pPr>
      <w:r>
        <w:rPr>
          <w:rFonts w:ascii="Times New Roman" w:hAnsi="Times New Roman"/>
          <w:szCs w:val="24"/>
        </w:rPr>
        <w:t>BF gas leakages</w:t>
      </w:r>
    </w:p>
    <w:p w14:paraId="59F8B163"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Contact with flame</w:t>
      </w:r>
    </w:p>
    <w:p w14:paraId="34BA1A8D"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Contact with hot metal/slag</w:t>
      </w:r>
    </w:p>
    <w:p w14:paraId="6299692A"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Contact with hot water</w:t>
      </w:r>
    </w:p>
    <w:p w14:paraId="32645736"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PPE</w:t>
      </w:r>
      <w:r w:rsidR="005E469B" w:rsidRPr="00C776A2">
        <w:rPr>
          <w:rFonts w:ascii="Times New Roman" w:hAnsi="Times New Roman"/>
          <w:szCs w:val="24"/>
        </w:rPr>
        <w:t xml:space="preserve">’s </w:t>
      </w:r>
      <w:r w:rsidR="00617A6E" w:rsidRPr="00C776A2">
        <w:rPr>
          <w:rFonts w:ascii="Times New Roman" w:hAnsi="Times New Roman"/>
          <w:szCs w:val="24"/>
        </w:rPr>
        <w:t>noncompliance</w:t>
      </w:r>
      <w:r w:rsidR="005E469B" w:rsidRPr="00C776A2">
        <w:rPr>
          <w:rFonts w:ascii="Times New Roman" w:hAnsi="Times New Roman"/>
          <w:szCs w:val="24"/>
        </w:rPr>
        <w:t>.</w:t>
      </w:r>
      <w:r w:rsidRPr="00C776A2">
        <w:rPr>
          <w:rFonts w:ascii="Times New Roman" w:hAnsi="Times New Roman"/>
          <w:szCs w:val="24"/>
        </w:rPr>
        <w:t xml:space="preserve"> </w:t>
      </w:r>
    </w:p>
    <w:p w14:paraId="4E727C1F"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Improper house keeping</w:t>
      </w:r>
    </w:p>
    <w:p w14:paraId="1910925F"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Inadequate local lighting</w:t>
      </w:r>
    </w:p>
    <w:p w14:paraId="2BCC0993" w14:textId="77777777" w:rsidR="00044F0D"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Not using CO detector</w:t>
      </w:r>
    </w:p>
    <w:p w14:paraId="4D9815AF" w14:textId="77777777" w:rsidR="00044F0D"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Working in a hurry and getting hurt</w:t>
      </w:r>
    </w:p>
    <w:p w14:paraId="5E84A6C6" w14:textId="77777777" w:rsidR="004E0006" w:rsidRPr="00C776A2" w:rsidRDefault="004E0006" w:rsidP="00BD2BB8">
      <w:pPr>
        <w:pStyle w:val="ListParagraph"/>
        <w:numPr>
          <w:ilvl w:val="0"/>
          <w:numId w:val="1"/>
        </w:numPr>
        <w:tabs>
          <w:tab w:val="left" w:pos="567"/>
        </w:tabs>
        <w:spacing w:line="240" w:lineRule="auto"/>
        <w:rPr>
          <w:rFonts w:ascii="Times New Roman" w:hAnsi="Times New Roman"/>
          <w:szCs w:val="24"/>
        </w:rPr>
      </w:pPr>
      <w:r>
        <w:rPr>
          <w:rFonts w:ascii="Times New Roman" w:hAnsi="Times New Roman"/>
          <w:szCs w:val="24"/>
        </w:rPr>
        <w:t>Burns due to electric shock</w:t>
      </w:r>
    </w:p>
    <w:p w14:paraId="21FEEFB8" w14:textId="77777777" w:rsidR="00EB2F05" w:rsidRPr="00C776A2" w:rsidRDefault="00044F0D" w:rsidP="00BD2BB8">
      <w:pPr>
        <w:pStyle w:val="ListParagraph"/>
        <w:numPr>
          <w:ilvl w:val="0"/>
          <w:numId w:val="1"/>
        </w:numPr>
        <w:tabs>
          <w:tab w:val="left" w:pos="567"/>
        </w:tabs>
        <w:spacing w:line="240" w:lineRule="auto"/>
        <w:rPr>
          <w:rFonts w:ascii="Times New Roman" w:hAnsi="Times New Roman"/>
          <w:szCs w:val="24"/>
        </w:rPr>
      </w:pPr>
      <w:r w:rsidRPr="00C776A2">
        <w:rPr>
          <w:rFonts w:ascii="Times New Roman" w:hAnsi="Times New Roman"/>
          <w:szCs w:val="24"/>
        </w:rPr>
        <w:t xml:space="preserve">Dust inhalation </w:t>
      </w:r>
    </w:p>
    <w:p w14:paraId="4C3F2E00" w14:textId="77777777" w:rsidR="00EB2F05" w:rsidRPr="00870B68" w:rsidRDefault="00E847B9" w:rsidP="00BD2BB8">
      <w:pPr>
        <w:pStyle w:val="ListParagraph"/>
        <w:numPr>
          <w:ilvl w:val="0"/>
          <w:numId w:val="1"/>
        </w:numPr>
        <w:tabs>
          <w:tab w:val="left" w:pos="567"/>
        </w:tabs>
        <w:spacing w:line="240" w:lineRule="auto"/>
        <w:rPr>
          <w:rFonts w:ascii="Times New Roman" w:hAnsi="Times New Roman"/>
          <w:snapToGrid w:val="0"/>
          <w:szCs w:val="20"/>
        </w:rPr>
      </w:pPr>
      <w:r w:rsidRPr="00870B68">
        <w:rPr>
          <w:rFonts w:ascii="Times New Roman" w:hAnsi="Times New Roman"/>
          <w:szCs w:val="24"/>
        </w:rPr>
        <w:t>Contact</w:t>
      </w:r>
      <w:r w:rsidR="00E07FB9" w:rsidRPr="00870B68">
        <w:rPr>
          <w:rFonts w:ascii="Times New Roman" w:hAnsi="Times New Roman"/>
          <w:snapToGrid w:val="0"/>
          <w:szCs w:val="20"/>
        </w:rPr>
        <w:t xml:space="preserve"> with </w:t>
      </w:r>
      <w:proofErr w:type="spellStart"/>
      <w:r w:rsidR="00E07FB9" w:rsidRPr="00870B68">
        <w:rPr>
          <w:rFonts w:ascii="Times New Roman" w:hAnsi="Times New Roman"/>
          <w:snapToGrid w:val="0"/>
          <w:szCs w:val="20"/>
        </w:rPr>
        <w:t>Pulverised</w:t>
      </w:r>
      <w:proofErr w:type="spellEnd"/>
      <w:r w:rsidR="00E07FB9" w:rsidRPr="00870B68">
        <w:rPr>
          <w:rFonts w:ascii="Times New Roman" w:hAnsi="Times New Roman"/>
          <w:snapToGrid w:val="0"/>
          <w:szCs w:val="20"/>
        </w:rPr>
        <w:t xml:space="preserve"> coal</w:t>
      </w:r>
    </w:p>
    <w:p w14:paraId="2ED48CC5" w14:textId="77777777" w:rsidR="00EB2F05" w:rsidRPr="00870B68" w:rsidRDefault="00E07FB9" w:rsidP="00BD2BB8">
      <w:pPr>
        <w:pStyle w:val="ListParagraph"/>
        <w:numPr>
          <w:ilvl w:val="0"/>
          <w:numId w:val="1"/>
        </w:numPr>
        <w:tabs>
          <w:tab w:val="left" w:pos="567"/>
        </w:tabs>
        <w:spacing w:line="240" w:lineRule="auto"/>
        <w:rPr>
          <w:rFonts w:ascii="Times New Roman" w:hAnsi="Times New Roman"/>
          <w:snapToGrid w:val="0"/>
          <w:szCs w:val="20"/>
        </w:rPr>
      </w:pPr>
      <w:r w:rsidRPr="00870B68">
        <w:rPr>
          <w:rFonts w:ascii="Times New Roman" w:hAnsi="Times New Roman"/>
          <w:snapToGrid w:val="0"/>
          <w:szCs w:val="20"/>
        </w:rPr>
        <w:t>Contact with hot surface</w:t>
      </w:r>
    </w:p>
    <w:p w14:paraId="2B292215" w14:textId="77777777" w:rsidR="00EB2F05" w:rsidRPr="00870B68" w:rsidRDefault="00E847B9" w:rsidP="00BD2BB8">
      <w:pPr>
        <w:pStyle w:val="ListParagraph"/>
        <w:numPr>
          <w:ilvl w:val="0"/>
          <w:numId w:val="1"/>
        </w:numPr>
        <w:tabs>
          <w:tab w:val="left" w:pos="567"/>
        </w:tabs>
        <w:spacing w:line="240" w:lineRule="auto"/>
        <w:rPr>
          <w:rFonts w:ascii="Times New Roman" w:hAnsi="Times New Roman"/>
          <w:snapToGrid w:val="0"/>
          <w:szCs w:val="20"/>
        </w:rPr>
      </w:pPr>
      <w:r w:rsidRPr="00870B68">
        <w:rPr>
          <w:rFonts w:ascii="Times New Roman" w:hAnsi="Times New Roman"/>
          <w:snapToGrid w:val="0"/>
          <w:szCs w:val="20"/>
        </w:rPr>
        <w:t>Contact</w:t>
      </w:r>
      <w:r w:rsidR="00E07FB9" w:rsidRPr="00870B68">
        <w:rPr>
          <w:rFonts w:ascii="Times New Roman" w:hAnsi="Times New Roman"/>
          <w:snapToGrid w:val="0"/>
          <w:szCs w:val="20"/>
        </w:rPr>
        <w:t xml:space="preserve"> with hot coke</w:t>
      </w:r>
    </w:p>
    <w:p w14:paraId="640D422A" w14:textId="77777777" w:rsidR="009C0F36" w:rsidRPr="00870B68" w:rsidRDefault="00E847B9" w:rsidP="00BD2BB8">
      <w:pPr>
        <w:pStyle w:val="ListParagraph"/>
        <w:numPr>
          <w:ilvl w:val="0"/>
          <w:numId w:val="1"/>
        </w:numPr>
        <w:tabs>
          <w:tab w:val="left" w:pos="567"/>
        </w:tabs>
        <w:spacing w:line="240" w:lineRule="auto"/>
        <w:rPr>
          <w:rFonts w:ascii="Times New Roman" w:hAnsi="Times New Roman"/>
          <w:snapToGrid w:val="0"/>
          <w:szCs w:val="20"/>
        </w:rPr>
      </w:pPr>
      <w:r w:rsidRPr="00870B68">
        <w:rPr>
          <w:rFonts w:ascii="Times New Roman" w:hAnsi="Times New Roman"/>
          <w:snapToGrid w:val="0"/>
          <w:szCs w:val="20"/>
        </w:rPr>
        <w:t>Contact</w:t>
      </w:r>
      <w:r w:rsidR="00E07FB9" w:rsidRPr="00870B68">
        <w:rPr>
          <w:rFonts w:ascii="Times New Roman" w:hAnsi="Times New Roman"/>
          <w:snapToGrid w:val="0"/>
          <w:szCs w:val="20"/>
        </w:rPr>
        <w:t xml:space="preserve"> with compressed air</w:t>
      </w:r>
    </w:p>
    <w:p w14:paraId="6BB02A7C" w14:textId="77777777" w:rsidR="00E375A8" w:rsidRPr="004E0006" w:rsidRDefault="00E375A8" w:rsidP="00BD2BB8">
      <w:pPr>
        <w:pStyle w:val="ListParagraph"/>
        <w:numPr>
          <w:ilvl w:val="0"/>
          <w:numId w:val="1"/>
        </w:numPr>
        <w:tabs>
          <w:tab w:val="left" w:pos="567"/>
        </w:tabs>
        <w:spacing w:line="240" w:lineRule="auto"/>
        <w:rPr>
          <w:rFonts w:ascii="Times New Roman" w:hAnsi="Times New Roman"/>
          <w:snapToGrid w:val="0"/>
          <w:szCs w:val="20"/>
        </w:rPr>
      </w:pPr>
      <w:r w:rsidRPr="00870B68">
        <w:rPr>
          <w:rFonts w:ascii="Cambria" w:hAnsi="Cambria"/>
        </w:rPr>
        <w:t>SOP violation</w:t>
      </w:r>
    </w:p>
    <w:p w14:paraId="605AC018" w14:textId="77777777" w:rsidR="004E0006" w:rsidRDefault="004E0006" w:rsidP="00BD2BB8">
      <w:pPr>
        <w:pStyle w:val="ListParagraph"/>
        <w:numPr>
          <w:ilvl w:val="0"/>
          <w:numId w:val="1"/>
        </w:numPr>
        <w:tabs>
          <w:tab w:val="left" w:pos="567"/>
        </w:tabs>
        <w:spacing w:line="240" w:lineRule="auto"/>
        <w:rPr>
          <w:rFonts w:ascii="Times New Roman" w:hAnsi="Times New Roman"/>
          <w:snapToGrid w:val="0"/>
          <w:szCs w:val="20"/>
        </w:rPr>
      </w:pPr>
      <w:r>
        <w:rPr>
          <w:rFonts w:ascii="Times New Roman" w:hAnsi="Times New Roman"/>
          <w:snapToGrid w:val="0"/>
          <w:szCs w:val="20"/>
        </w:rPr>
        <w:t>Not concentrating while at work</w:t>
      </w:r>
    </w:p>
    <w:p w14:paraId="14884C09" w14:textId="77777777" w:rsidR="004E0006" w:rsidRPr="00870B68" w:rsidRDefault="004E0006" w:rsidP="00BD2BB8">
      <w:pPr>
        <w:pStyle w:val="ListParagraph"/>
        <w:numPr>
          <w:ilvl w:val="0"/>
          <w:numId w:val="1"/>
        </w:numPr>
        <w:tabs>
          <w:tab w:val="left" w:pos="567"/>
        </w:tabs>
        <w:spacing w:line="240" w:lineRule="auto"/>
        <w:rPr>
          <w:rFonts w:ascii="Times New Roman" w:hAnsi="Times New Roman"/>
          <w:snapToGrid w:val="0"/>
          <w:szCs w:val="20"/>
        </w:rPr>
      </w:pPr>
      <w:r>
        <w:rPr>
          <w:rFonts w:ascii="Times New Roman" w:hAnsi="Times New Roman"/>
          <w:snapToGrid w:val="0"/>
          <w:szCs w:val="20"/>
        </w:rPr>
        <w:t>Ignorance casual approach</w:t>
      </w:r>
    </w:p>
    <w:p w14:paraId="4BD9BDA6" w14:textId="77777777" w:rsidR="00044F0D" w:rsidRPr="00870B68" w:rsidRDefault="00044F0D" w:rsidP="00044F0D">
      <w:pPr>
        <w:pStyle w:val="ListParagraph"/>
        <w:tabs>
          <w:tab w:val="left" w:pos="567"/>
        </w:tabs>
        <w:spacing w:line="240" w:lineRule="auto"/>
        <w:ind w:left="567" w:hanging="567"/>
        <w:rPr>
          <w:rFonts w:ascii="Times New Roman" w:hAnsi="Times New Roman"/>
          <w:szCs w:val="24"/>
        </w:rPr>
      </w:pPr>
    </w:p>
    <w:p w14:paraId="7B4D74F9"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 xml:space="preserve">Significant Aspect: </w:t>
      </w:r>
    </w:p>
    <w:p w14:paraId="658D7555"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p>
    <w:p w14:paraId="7EDB27E6"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1.</w:t>
      </w:r>
      <w:r w:rsidRPr="00C776A2">
        <w:rPr>
          <w:rFonts w:ascii="Times New Roman" w:hAnsi="Times New Roman"/>
          <w:szCs w:val="24"/>
        </w:rPr>
        <w:tab/>
        <w:t>Emission of BFG</w:t>
      </w:r>
    </w:p>
    <w:p w14:paraId="3896A395"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2.</w:t>
      </w:r>
      <w:r w:rsidRPr="00C776A2">
        <w:rPr>
          <w:rFonts w:ascii="Times New Roman" w:hAnsi="Times New Roman"/>
          <w:szCs w:val="24"/>
        </w:rPr>
        <w:tab/>
        <w:t>Usage of water</w:t>
      </w:r>
    </w:p>
    <w:p w14:paraId="060E5CE1"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3.</w:t>
      </w:r>
      <w:r w:rsidRPr="00C776A2">
        <w:rPr>
          <w:rFonts w:ascii="Times New Roman" w:hAnsi="Times New Roman"/>
          <w:szCs w:val="24"/>
        </w:rPr>
        <w:tab/>
        <w:t>Generation of dust</w:t>
      </w:r>
    </w:p>
    <w:p w14:paraId="700DDDBB" w14:textId="77777777" w:rsidR="00044F0D" w:rsidRDefault="002E3972" w:rsidP="00044F0D">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 xml:space="preserve">4.       </w:t>
      </w:r>
      <w:r w:rsidR="005E469B" w:rsidRPr="00C776A2">
        <w:rPr>
          <w:rFonts w:ascii="Times New Roman" w:hAnsi="Times New Roman"/>
          <w:szCs w:val="24"/>
        </w:rPr>
        <w:t>Usage of pulverized coal powder</w:t>
      </w:r>
    </w:p>
    <w:p w14:paraId="5F003F66" w14:textId="77777777" w:rsidR="00A11B07" w:rsidRDefault="00A11B07" w:rsidP="00044F0D">
      <w:pPr>
        <w:pStyle w:val="ListParagraph"/>
        <w:tabs>
          <w:tab w:val="left" w:pos="567"/>
        </w:tabs>
        <w:spacing w:line="240" w:lineRule="auto"/>
        <w:ind w:left="567" w:hanging="567"/>
        <w:rPr>
          <w:rFonts w:ascii="Times New Roman" w:hAnsi="Times New Roman"/>
          <w:szCs w:val="24"/>
        </w:rPr>
      </w:pPr>
    </w:p>
    <w:p w14:paraId="278D1E9F" w14:textId="77777777" w:rsidR="00A11B07" w:rsidRDefault="00A11B07" w:rsidP="00044F0D">
      <w:pPr>
        <w:pStyle w:val="ListParagraph"/>
        <w:tabs>
          <w:tab w:val="left" w:pos="567"/>
        </w:tabs>
        <w:spacing w:line="240" w:lineRule="auto"/>
        <w:ind w:left="567" w:hanging="567"/>
        <w:rPr>
          <w:rFonts w:ascii="Times New Roman" w:hAnsi="Times New Roman"/>
          <w:szCs w:val="24"/>
        </w:rPr>
      </w:pPr>
      <w:proofErr w:type="spellStart"/>
      <w:proofErr w:type="gramStart"/>
      <w:r>
        <w:rPr>
          <w:rFonts w:ascii="Times New Roman" w:hAnsi="Times New Roman"/>
          <w:szCs w:val="24"/>
        </w:rPr>
        <w:t>Non standard</w:t>
      </w:r>
      <w:proofErr w:type="spellEnd"/>
      <w:proofErr w:type="gramEnd"/>
      <w:r>
        <w:rPr>
          <w:rFonts w:ascii="Times New Roman" w:hAnsi="Times New Roman"/>
          <w:szCs w:val="24"/>
        </w:rPr>
        <w:t xml:space="preserve"> tool approved by safety dept.</w:t>
      </w:r>
    </w:p>
    <w:p w14:paraId="6BDC892F" w14:textId="0E40923B" w:rsidR="00A11B07" w:rsidRDefault="00A11B07" w:rsidP="00044F0D">
      <w:pPr>
        <w:pStyle w:val="ListParagraph"/>
        <w:tabs>
          <w:tab w:val="left" w:pos="567"/>
        </w:tabs>
        <w:spacing w:line="240" w:lineRule="auto"/>
        <w:ind w:left="567" w:hanging="567"/>
        <w:rPr>
          <w:rFonts w:ascii="Times New Roman" w:hAnsi="Times New Roman"/>
          <w:szCs w:val="24"/>
        </w:rPr>
      </w:pPr>
      <w:r w:rsidRPr="00A11B07">
        <w:rPr>
          <w:rFonts w:ascii="Times New Roman" w:hAnsi="Times New Roman"/>
          <w:noProof/>
          <w:szCs w:val="24"/>
          <w:lang w:val="en-IN" w:eastAsia="en-IN"/>
        </w:rPr>
        <w:drawing>
          <wp:inline distT="0" distB="0" distL="0" distR="0" wp14:anchorId="0E8855B3" wp14:editId="2B1CA761">
            <wp:extent cx="4695825" cy="2085975"/>
            <wp:effectExtent l="0" t="0" r="9525" b="9525"/>
            <wp:docPr id="2" name="Picture 2" descr="C:\Users\00050951\Desktop\DOLLY- TUYERE PLU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0050951\Desktop\DOLLY- TUYERE PLUGG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01746" cy="2088605"/>
                    </a:xfrm>
                    <a:prstGeom prst="rect">
                      <a:avLst/>
                    </a:prstGeom>
                    <a:noFill/>
                    <a:ln>
                      <a:noFill/>
                    </a:ln>
                  </pic:spPr>
                </pic:pic>
              </a:graphicData>
            </a:graphic>
          </wp:inline>
        </w:drawing>
      </w:r>
    </w:p>
    <w:p w14:paraId="5E36A159" w14:textId="77777777" w:rsidR="00870A63" w:rsidRDefault="00870A63" w:rsidP="00044F0D">
      <w:pPr>
        <w:pStyle w:val="ListParagraph"/>
        <w:tabs>
          <w:tab w:val="left" w:pos="567"/>
        </w:tabs>
        <w:spacing w:line="240" w:lineRule="auto"/>
        <w:ind w:left="567" w:hanging="567"/>
        <w:rPr>
          <w:rFonts w:ascii="Times New Roman" w:hAnsi="Times New Roman"/>
          <w:szCs w:val="24"/>
        </w:rPr>
      </w:pPr>
    </w:p>
    <w:p w14:paraId="0687BE99" w14:textId="77777777" w:rsidR="00A11B07" w:rsidRPr="00C776A2" w:rsidRDefault="00A11B07" w:rsidP="00044F0D">
      <w:pPr>
        <w:pStyle w:val="ListParagraph"/>
        <w:tabs>
          <w:tab w:val="left" w:pos="567"/>
        </w:tabs>
        <w:spacing w:line="240" w:lineRule="auto"/>
        <w:ind w:left="567" w:hanging="567"/>
        <w:rPr>
          <w:rFonts w:ascii="Times New Roman" w:hAnsi="Times New Roman"/>
          <w:szCs w:val="24"/>
        </w:rPr>
      </w:pPr>
      <w:r>
        <w:rPr>
          <w:rFonts w:ascii="Times New Roman" w:hAnsi="Times New Roman"/>
          <w:szCs w:val="24"/>
        </w:rPr>
        <w:t xml:space="preserve">Dolly used for plugging the tuyere </w:t>
      </w:r>
    </w:p>
    <w:p w14:paraId="20A7A410" w14:textId="77777777" w:rsidR="005E469B" w:rsidRPr="00C776A2" w:rsidRDefault="005E469B" w:rsidP="00044F0D">
      <w:pPr>
        <w:pStyle w:val="ListParagraph"/>
        <w:tabs>
          <w:tab w:val="left" w:pos="567"/>
        </w:tabs>
        <w:spacing w:line="240" w:lineRule="auto"/>
        <w:ind w:left="567" w:hanging="567"/>
        <w:rPr>
          <w:rFonts w:ascii="Times New Roman" w:hAnsi="Times New Roman"/>
          <w:szCs w:val="24"/>
        </w:rPr>
      </w:pPr>
    </w:p>
    <w:p w14:paraId="5A4DC14B"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 xml:space="preserve">PROCEDURE FOR SHUTDOWN OF FURNACE NO. I1 </w:t>
      </w:r>
    </w:p>
    <w:p w14:paraId="73FD3F06"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p>
    <w:p w14:paraId="5567AEC8" w14:textId="77777777" w:rsidR="00044F0D" w:rsidRPr="00C776A2" w:rsidRDefault="00044F0D" w:rsidP="00044F0D">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OVERALL RESPONSIBILITY: Shift Superintendent</w:t>
      </w:r>
    </w:p>
    <w:p w14:paraId="05A91430" w14:textId="77777777" w:rsidR="00301EC3" w:rsidRPr="00C776A2" w:rsidRDefault="00301EC3" w:rsidP="00044F0D">
      <w:pPr>
        <w:pStyle w:val="ListParagraph"/>
        <w:tabs>
          <w:tab w:val="left" w:pos="567"/>
        </w:tabs>
        <w:spacing w:line="240" w:lineRule="auto"/>
        <w:ind w:left="567" w:hanging="567"/>
        <w:rPr>
          <w:rFonts w:ascii="Times New Roman" w:hAnsi="Times New Roman"/>
          <w:szCs w:val="24"/>
        </w:rPr>
      </w:pPr>
    </w:p>
    <w:p w14:paraId="5BE8D928" w14:textId="15941B18" w:rsidR="00870A63" w:rsidRDefault="00044F0D" w:rsidP="00870A63">
      <w:pPr>
        <w:pStyle w:val="ListParagraph"/>
        <w:tabs>
          <w:tab w:val="left" w:pos="567"/>
        </w:tabs>
        <w:spacing w:line="240" w:lineRule="auto"/>
        <w:ind w:left="567" w:hanging="567"/>
        <w:rPr>
          <w:rFonts w:ascii="Times New Roman" w:hAnsi="Times New Roman"/>
          <w:szCs w:val="24"/>
        </w:rPr>
      </w:pPr>
      <w:r w:rsidRPr="00C776A2">
        <w:rPr>
          <w:rFonts w:ascii="Times New Roman" w:hAnsi="Times New Roman"/>
          <w:szCs w:val="24"/>
        </w:rPr>
        <w:t>Procedure:</w:t>
      </w:r>
    </w:p>
    <w:p w14:paraId="784B7DB6" w14:textId="046D3EED"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Unauthorized operation or repair of any equipment is a punishable offence.</w:t>
      </w:r>
    </w:p>
    <w:p w14:paraId="60B8DC0F" w14:textId="49B83D36"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Whenever shutdown is to be taken, ensure f</w:t>
      </w:r>
      <w:r w:rsidR="002E3972" w:rsidRPr="00870A63">
        <w:rPr>
          <w:rFonts w:ascii="Times New Roman" w:hAnsi="Times New Roman"/>
          <w:szCs w:val="24"/>
        </w:rPr>
        <w:t xml:space="preserve">urnace is hot/normal condition, </w:t>
      </w:r>
      <w:r w:rsidRPr="00870A63">
        <w:rPr>
          <w:rFonts w:ascii="Times New Roman" w:hAnsi="Times New Roman"/>
          <w:szCs w:val="24"/>
        </w:rPr>
        <w:t>unless and until it is required for emergency for which instruction is to be taken from GM/AGM production.</w:t>
      </w:r>
    </w:p>
    <w:p w14:paraId="2EDF049E" w14:textId="33D2EC75"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Before opening the cast inform service department, HOD’S &amp; GEL regarding </w:t>
      </w:r>
      <w:r w:rsidR="002E3972" w:rsidRPr="00870A63">
        <w:rPr>
          <w:rFonts w:ascii="Times New Roman" w:hAnsi="Times New Roman"/>
          <w:szCs w:val="24"/>
        </w:rPr>
        <w:t>the furnace</w:t>
      </w:r>
      <w:r w:rsidRPr="00870A63">
        <w:rPr>
          <w:rFonts w:ascii="Times New Roman" w:hAnsi="Times New Roman"/>
          <w:szCs w:val="24"/>
        </w:rPr>
        <w:t xml:space="preserve"> shutdown</w:t>
      </w:r>
      <w:r w:rsidR="00870A63">
        <w:rPr>
          <w:rFonts w:ascii="Times New Roman" w:hAnsi="Times New Roman"/>
          <w:szCs w:val="24"/>
        </w:rPr>
        <w:t>.</w:t>
      </w:r>
    </w:p>
    <w:p w14:paraId="3CC0F1B9" w14:textId="6369DE79" w:rsidR="002E3972"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Stop batching of raw material</w:t>
      </w:r>
      <w:r w:rsidR="005005FF" w:rsidRPr="00870A63">
        <w:rPr>
          <w:rFonts w:ascii="Times New Roman" w:hAnsi="Times New Roman"/>
          <w:szCs w:val="24"/>
        </w:rPr>
        <w:t xml:space="preserve"> in advance as per planned </w:t>
      </w:r>
      <w:r w:rsidR="002E3972" w:rsidRPr="00870A63">
        <w:rPr>
          <w:rFonts w:ascii="Times New Roman" w:hAnsi="Times New Roman"/>
          <w:szCs w:val="24"/>
        </w:rPr>
        <w:t>shutdown</w:t>
      </w:r>
      <w:r w:rsidR="005005FF" w:rsidRPr="00870A63">
        <w:rPr>
          <w:rFonts w:ascii="Times New Roman" w:hAnsi="Times New Roman"/>
          <w:szCs w:val="24"/>
        </w:rPr>
        <w:t xml:space="preserve"> </w:t>
      </w:r>
      <w:r w:rsidR="002E3972" w:rsidRPr="00870A63">
        <w:rPr>
          <w:rFonts w:ascii="Times New Roman" w:hAnsi="Times New Roman"/>
          <w:szCs w:val="24"/>
        </w:rPr>
        <w:t>timings and</w:t>
      </w:r>
      <w:r w:rsidRPr="00870A63">
        <w:rPr>
          <w:rFonts w:ascii="Times New Roman" w:hAnsi="Times New Roman"/>
          <w:szCs w:val="24"/>
        </w:rPr>
        <w:t xml:space="preserve"> empty all weighing bins incase weighing bins calibration is to be done</w:t>
      </w:r>
      <w:r w:rsidR="00870A63">
        <w:rPr>
          <w:rFonts w:ascii="Times New Roman" w:hAnsi="Times New Roman"/>
          <w:szCs w:val="24"/>
        </w:rPr>
        <w:t>.</w:t>
      </w:r>
    </w:p>
    <w:p w14:paraId="51061541" w14:textId="3F6C782C"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Top gas temperature to be control around 250</w:t>
      </w:r>
      <w:r w:rsidR="00870A63" w:rsidRPr="00870A63">
        <w:rPr>
          <w:rFonts w:ascii="Times New Roman" w:hAnsi="Times New Roman"/>
          <w:szCs w:val="24"/>
        </w:rPr>
        <w:t>⁰C</w:t>
      </w:r>
      <w:r w:rsidRPr="00870A63">
        <w:rPr>
          <w:rFonts w:ascii="Times New Roman" w:hAnsi="Times New Roman"/>
          <w:szCs w:val="24"/>
        </w:rPr>
        <w:t xml:space="preserve"> by judiciously dumping and by using top water spray.</w:t>
      </w:r>
    </w:p>
    <w:p w14:paraId="716A50A7" w14:textId="30FA9B58" w:rsidR="005005FF" w:rsidRPr="00870A63"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Ensure steam in between the bells</w:t>
      </w:r>
      <w:r w:rsidR="005005FF" w:rsidRPr="00870A63">
        <w:rPr>
          <w:rFonts w:ascii="Times New Roman" w:hAnsi="Times New Roman"/>
          <w:szCs w:val="24"/>
        </w:rPr>
        <w:t>.</w:t>
      </w:r>
      <w:r w:rsidR="00277D16" w:rsidRPr="00870A63">
        <w:rPr>
          <w:rFonts w:ascii="Times New Roman" w:hAnsi="Times New Roman"/>
          <w:szCs w:val="20"/>
        </w:rPr>
        <w:t xml:space="preserve"> Stop Pulverized coal injection (If running) 1 hour before the </w:t>
      </w:r>
      <w:r w:rsidR="00870A63" w:rsidRPr="00870A63">
        <w:rPr>
          <w:rFonts w:ascii="Times New Roman" w:hAnsi="Times New Roman"/>
          <w:szCs w:val="20"/>
        </w:rPr>
        <w:t>shutdown</w:t>
      </w:r>
      <w:r w:rsidR="00277D16" w:rsidRPr="00870A63">
        <w:rPr>
          <w:rFonts w:ascii="Times New Roman" w:hAnsi="Times New Roman"/>
          <w:szCs w:val="20"/>
        </w:rPr>
        <w:t>. Take all lances on Nitrogen</w:t>
      </w:r>
      <w:r w:rsidR="00870A63" w:rsidRPr="00870A63">
        <w:rPr>
          <w:rFonts w:ascii="Times New Roman" w:hAnsi="Times New Roman"/>
          <w:szCs w:val="20"/>
        </w:rPr>
        <w:t>.</w:t>
      </w:r>
    </w:p>
    <w:p w14:paraId="534C1EB6" w14:textId="5872EC97" w:rsidR="00044F0D" w:rsidRPr="00870A63"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Open the cast. As the cast starts blowing reduce wind volume gradually to 15000 Nm3/hr. (0.50 Kg/cm2 pressure). Blow the furnace for 5 min. so that all the metal and slag is drained out and close the </w:t>
      </w:r>
      <w:r w:rsidR="00870A63" w:rsidRPr="00870A63">
        <w:rPr>
          <w:rFonts w:ascii="Times New Roman" w:hAnsi="Times New Roman"/>
          <w:szCs w:val="24"/>
        </w:rPr>
        <w:t>cast</w:t>
      </w:r>
      <w:r w:rsidR="00870A63" w:rsidRPr="00870A63">
        <w:rPr>
          <w:rFonts w:ascii="Times New Roman" w:hAnsi="Times New Roman"/>
          <w:color w:val="000000"/>
          <w:szCs w:val="20"/>
        </w:rPr>
        <w:t>. After</w:t>
      </w:r>
      <w:r w:rsidR="00DE5D04" w:rsidRPr="00870A63">
        <w:rPr>
          <w:rFonts w:ascii="Times New Roman" w:hAnsi="Times New Roman"/>
          <w:color w:val="000000"/>
          <w:szCs w:val="20"/>
        </w:rPr>
        <w:t xml:space="preserve"> cast closes, ensure that all PCI </w:t>
      </w:r>
      <w:r w:rsidR="00870A63" w:rsidRPr="00870A63">
        <w:rPr>
          <w:rFonts w:ascii="Times New Roman" w:hAnsi="Times New Roman"/>
          <w:color w:val="000000"/>
          <w:szCs w:val="20"/>
        </w:rPr>
        <w:t>lances</w:t>
      </w:r>
      <w:r w:rsidR="00DE5D04" w:rsidRPr="00870A63">
        <w:rPr>
          <w:rFonts w:ascii="Times New Roman" w:hAnsi="Times New Roman"/>
          <w:color w:val="000000"/>
          <w:szCs w:val="20"/>
        </w:rPr>
        <w:t xml:space="preserve"> have been taken out and flushed. Ensure person caring out the activity wear proper PPE’s viz safety over coat, safety helmet with screen, safety shoes and hand gloves. Open and blow the dust catcher to remove all dust. (Preferably when IVC is full closed)</w:t>
      </w:r>
      <w:r w:rsidR="00870A63">
        <w:rPr>
          <w:rFonts w:ascii="Times New Roman" w:hAnsi="Times New Roman"/>
          <w:color w:val="000000"/>
          <w:szCs w:val="20"/>
        </w:rPr>
        <w:t>.</w:t>
      </w:r>
    </w:p>
    <w:p w14:paraId="6879377A" w14:textId="4BB30B46"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Ensure last dump to be coke incase top firing is to be done with top gas temperature around 300</w:t>
      </w:r>
      <w:r w:rsidR="00870A63">
        <w:rPr>
          <w:rFonts w:ascii="Times New Roman" w:hAnsi="Times New Roman"/>
          <w:szCs w:val="24"/>
        </w:rPr>
        <w:t>⁰C.</w:t>
      </w:r>
    </w:p>
    <w:p w14:paraId="0D522362" w14:textId="2328E99F"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Inform GEL regarding the gas availability and shutdown</w:t>
      </w:r>
      <w:r w:rsidR="00870A63">
        <w:rPr>
          <w:rFonts w:ascii="Times New Roman" w:hAnsi="Times New Roman"/>
          <w:szCs w:val="24"/>
        </w:rPr>
        <w:t>.</w:t>
      </w:r>
    </w:p>
    <w:p w14:paraId="232414D6" w14:textId="73749899"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Connect the furnace to the flare stack by water sealing the main gas line near bf2 dust catcher. Control the gas line pressure by opening flare stack valve.</w:t>
      </w:r>
    </w:p>
    <w:p w14:paraId="3A400BFE" w14:textId="3CA24BBB"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Ensure two CO monitor is used while water sealing gas lines</w:t>
      </w:r>
      <w:r w:rsidR="00870A63">
        <w:rPr>
          <w:rFonts w:ascii="Times New Roman" w:hAnsi="Times New Roman"/>
          <w:szCs w:val="24"/>
        </w:rPr>
        <w:t>.</w:t>
      </w:r>
    </w:p>
    <w:p w14:paraId="4618D63B" w14:textId="2784B0FF"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Ensure gas flow to GEL is continuous/</w:t>
      </w:r>
      <w:r w:rsidR="00870A63" w:rsidRPr="00870A63">
        <w:rPr>
          <w:rFonts w:ascii="Times New Roman" w:hAnsi="Times New Roman"/>
          <w:szCs w:val="24"/>
        </w:rPr>
        <w:t>uninterrupted</w:t>
      </w:r>
      <w:r w:rsidRPr="00870A63">
        <w:rPr>
          <w:rFonts w:ascii="Times New Roman" w:hAnsi="Times New Roman"/>
          <w:szCs w:val="24"/>
        </w:rPr>
        <w:t xml:space="preserve"> from the other running furnace.</w:t>
      </w:r>
    </w:p>
    <w:p w14:paraId="41DF6FCC" w14:textId="6ABE5906"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Ensure that furnace is not hanging while taking shutdown. If hanging give a forced check and ensure the furnace has slipped before taking shutdown</w:t>
      </w:r>
      <w:r w:rsidR="00870A63">
        <w:rPr>
          <w:rFonts w:ascii="Times New Roman" w:hAnsi="Times New Roman"/>
          <w:szCs w:val="24"/>
        </w:rPr>
        <w:t>.</w:t>
      </w:r>
    </w:p>
    <w:p w14:paraId="33D0C133" w14:textId="214A4441"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Inform </w:t>
      </w:r>
      <w:r w:rsidR="003558BA" w:rsidRPr="00870A63">
        <w:rPr>
          <w:rFonts w:ascii="Times New Roman" w:hAnsi="Times New Roman"/>
          <w:szCs w:val="24"/>
        </w:rPr>
        <w:t xml:space="preserve">GEL </w:t>
      </w:r>
      <w:r w:rsidRPr="00870A63">
        <w:rPr>
          <w:rFonts w:ascii="Times New Roman" w:hAnsi="Times New Roman"/>
          <w:szCs w:val="24"/>
        </w:rPr>
        <w:t xml:space="preserve">to charge the steam header </w:t>
      </w:r>
      <w:proofErr w:type="gramStart"/>
      <w:r w:rsidRPr="00870A63">
        <w:rPr>
          <w:rFonts w:ascii="Times New Roman" w:hAnsi="Times New Roman"/>
          <w:szCs w:val="24"/>
        </w:rPr>
        <w:t>so as to</w:t>
      </w:r>
      <w:proofErr w:type="gramEnd"/>
      <w:r w:rsidRPr="00870A63">
        <w:rPr>
          <w:rFonts w:ascii="Times New Roman" w:hAnsi="Times New Roman"/>
          <w:szCs w:val="24"/>
        </w:rPr>
        <w:t xml:space="preserve"> get 5 kg/cm2 pressure</w:t>
      </w:r>
      <w:r w:rsidR="00870A63">
        <w:rPr>
          <w:rFonts w:ascii="Times New Roman" w:hAnsi="Times New Roman"/>
          <w:szCs w:val="24"/>
        </w:rPr>
        <w:t>.</w:t>
      </w:r>
    </w:p>
    <w:p w14:paraId="6A907E11" w14:textId="5B1FCB9D" w:rsidR="00044F0D" w:rsidRPr="00870A63"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Reduce wind volume to 6000 Nm3/</w:t>
      </w:r>
      <w:proofErr w:type="spellStart"/>
      <w:r w:rsidRPr="00870A63">
        <w:rPr>
          <w:rFonts w:ascii="Times New Roman" w:hAnsi="Times New Roman"/>
          <w:szCs w:val="24"/>
        </w:rPr>
        <w:t>hr</w:t>
      </w:r>
      <w:proofErr w:type="spellEnd"/>
      <w:r w:rsidRPr="00870A63">
        <w:rPr>
          <w:rFonts w:ascii="Times New Roman" w:hAnsi="Times New Roman"/>
          <w:szCs w:val="24"/>
        </w:rPr>
        <w:t xml:space="preserve"> (0.30 Kg/cm2 </w:t>
      </w:r>
      <w:r w:rsidR="002E3972" w:rsidRPr="00870A63">
        <w:rPr>
          <w:rFonts w:ascii="Times New Roman" w:hAnsi="Times New Roman"/>
          <w:szCs w:val="24"/>
        </w:rPr>
        <w:t>pressure) by</w:t>
      </w:r>
      <w:r w:rsidRPr="00870A63">
        <w:rPr>
          <w:rFonts w:ascii="Times New Roman" w:hAnsi="Times New Roman"/>
          <w:szCs w:val="24"/>
        </w:rPr>
        <w:t xml:space="preserve"> opening snort valve and </w:t>
      </w:r>
    </w:p>
    <w:p w14:paraId="17A9346F" w14:textId="411E05D8" w:rsidR="00044F0D" w:rsidRDefault="002E3972" w:rsidP="00870A63">
      <w:pPr>
        <w:pStyle w:val="ListParagraph"/>
        <w:tabs>
          <w:tab w:val="left" w:pos="567"/>
        </w:tabs>
        <w:spacing w:line="240" w:lineRule="auto"/>
        <w:ind w:left="567" w:hanging="567"/>
        <w:jc w:val="both"/>
        <w:rPr>
          <w:rFonts w:ascii="Times New Roman" w:hAnsi="Times New Roman"/>
          <w:szCs w:val="24"/>
        </w:rPr>
      </w:pPr>
      <w:r w:rsidRPr="00C776A2">
        <w:rPr>
          <w:rFonts w:ascii="Times New Roman" w:hAnsi="Times New Roman"/>
          <w:szCs w:val="24"/>
        </w:rPr>
        <w:tab/>
        <w:t>keep</w:t>
      </w:r>
      <w:r w:rsidR="00044F0D" w:rsidRPr="00C776A2">
        <w:rPr>
          <w:rFonts w:ascii="Times New Roman" w:hAnsi="Times New Roman"/>
          <w:szCs w:val="24"/>
        </w:rPr>
        <w:t xml:space="preserve"> 2 blowers on run.</w:t>
      </w:r>
      <w:r w:rsidR="00870A63">
        <w:rPr>
          <w:rFonts w:ascii="Times New Roman" w:hAnsi="Times New Roman"/>
          <w:szCs w:val="24"/>
        </w:rPr>
        <w:t xml:space="preserve"> </w:t>
      </w:r>
      <w:r w:rsidR="00044F0D" w:rsidRPr="00870A63">
        <w:rPr>
          <w:rFonts w:ascii="Times New Roman" w:hAnsi="Times New Roman"/>
          <w:szCs w:val="24"/>
        </w:rPr>
        <w:t>Open steam in uptakes</w:t>
      </w:r>
      <w:r w:rsidRPr="00870A63">
        <w:rPr>
          <w:rFonts w:ascii="Times New Roman" w:hAnsi="Times New Roman"/>
          <w:szCs w:val="24"/>
        </w:rPr>
        <w:t>, dust</w:t>
      </w:r>
      <w:r w:rsidR="00044F0D" w:rsidRPr="00870A63">
        <w:rPr>
          <w:rFonts w:ascii="Times New Roman" w:hAnsi="Times New Roman"/>
          <w:szCs w:val="24"/>
        </w:rPr>
        <w:t xml:space="preserve"> catcher and saturator</w:t>
      </w:r>
      <w:r w:rsidR="00870A63">
        <w:rPr>
          <w:rFonts w:ascii="Times New Roman" w:hAnsi="Times New Roman"/>
          <w:szCs w:val="24"/>
        </w:rPr>
        <w:t>.</w:t>
      </w:r>
    </w:p>
    <w:p w14:paraId="514D3527" w14:textId="42F373EB"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Put venturi-2 in manual mode and open both the </w:t>
      </w:r>
      <w:proofErr w:type="spellStart"/>
      <w:r w:rsidRPr="00870A63">
        <w:rPr>
          <w:rFonts w:ascii="Times New Roman" w:hAnsi="Times New Roman"/>
          <w:szCs w:val="24"/>
        </w:rPr>
        <w:t>venturies</w:t>
      </w:r>
      <w:proofErr w:type="spellEnd"/>
      <w:r w:rsidRPr="00870A63">
        <w:rPr>
          <w:rFonts w:ascii="Times New Roman" w:hAnsi="Times New Roman"/>
          <w:szCs w:val="24"/>
        </w:rPr>
        <w:t xml:space="preserve"> fully</w:t>
      </w:r>
      <w:r w:rsidR="00870A63">
        <w:rPr>
          <w:rFonts w:ascii="Times New Roman" w:hAnsi="Times New Roman"/>
          <w:szCs w:val="24"/>
        </w:rPr>
        <w:t>.</w:t>
      </w:r>
    </w:p>
    <w:p w14:paraId="19FD072A" w14:textId="1D7ECAAB"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Open relief valve and close the equalizing valve</w:t>
      </w:r>
      <w:r w:rsidR="00870A63">
        <w:rPr>
          <w:rFonts w:ascii="Times New Roman" w:hAnsi="Times New Roman"/>
          <w:szCs w:val="24"/>
        </w:rPr>
        <w:t>.</w:t>
      </w:r>
    </w:p>
    <w:p w14:paraId="1B08A29D" w14:textId="6C1A648F"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Ensure that EV- 1 is disabled by removing the fuses.</w:t>
      </w:r>
      <w:r w:rsidR="001264EE" w:rsidRPr="00870A63">
        <w:rPr>
          <w:rFonts w:ascii="Times New Roman" w:hAnsi="Times New Roman"/>
          <w:szCs w:val="24"/>
        </w:rPr>
        <w:t xml:space="preserve"> Keep the permit in custody of control room Engineer.</w:t>
      </w:r>
    </w:p>
    <w:p w14:paraId="35531809" w14:textId="2F49A222" w:rsidR="00DE5D04"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Start water sealing the saturator as the blast pressure starts increasing open one bleeder. This should be the electrical winch bleeder which is operated by control room engineer</w:t>
      </w:r>
      <w:r w:rsidR="00B768B9" w:rsidRPr="00870A63">
        <w:rPr>
          <w:rFonts w:ascii="Times New Roman" w:hAnsi="Times New Roman"/>
          <w:szCs w:val="24"/>
        </w:rPr>
        <w:t xml:space="preserve"> in coordination with cast house engineer</w:t>
      </w:r>
      <w:r w:rsidR="00DE5D04" w:rsidRPr="00870A63">
        <w:rPr>
          <w:rFonts w:ascii="Times New Roman" w:hAnsi="Times New Roman"/>
          <w:szCs w:val="24"/>
        </w:rPr>
        <w:t>.</w:t>
      </w:r>
      <w:r w:rsidR="00DE5D04" w:rsidRPr="00DE5D04">
        <w:t xml:space="preserve"> </w:t>
      </w:r>
      <w:r w:rsidR="00DE5D04" w:rsidRPr="00870A63">
        <w:rPr>
          <w:rFonts w:ascii="Times New Roman" w:hAnsi="Times New Roman"/>
          <w:szCs w:val="24"/>
        </w:rPr>
        <w:t xml:space="preserve">Healthiness of electrical bleeder winch to be ensured prior to shut down. </w:t>
      </w:r>
      <w:proofErr w:type="gramStart"/>
      <w:r w:rsidR="00DE5D04" w:rsidRPr="00870A63">
        <w:rPr>
          <w:rFonts w:ascii="Times New Roman" w:hAnsi="Times New Roman"/>
          <w:szCs w:val="24"/>
        </w:rPr>
        <w:t>Has to</w:t>
      </w:r>
      <w:proofErr w:type="gramEnd"/>
      <w:r w:rsidR="00DE5D04" w:rsidRPr="00870A63">
        <w:rPr>
          <w:rFonts w:ascii="Times New Roman" w:hAnsi="Times New Roman"/>
          <w:szCs w:val="24"/>
        </w:rPr>
        <w:t xml:space="preserve"> be kept engaged.</w:t>
      </w:r>
    </w:p>
    <w:p w14:paraId="4FCDD12F" w14:textId="2546DCC9"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Water </w:t>
      </w:r>
      <w:proofErr w:type="gramStart"/>
      <w:r w:rsidRPr="00870A63">
        <w:rPr>
          <w:rFonts w:ascii="Times New Roman" w:hAnsi="Times New Roman"/>
          <w:szCs w:val="24"/>
        </w:rPr>
        <w:t>seal</w:t>
      </w:r>
      <w:proofErr w:type="gramEnd"/>
      <w:r w:rsidRPr="00870A63">
        <w:rPr>
          <w:rFonts w:ascii="Times New Roman" w:hAnsi="Times New Roman"/>
          <w:szCs w:val="24"/>
        </w:rPr>
        <w:t xml:space="preserve"> </w:t>
      </w:r>
      <w:r w:rsidR="00420185" w:rsidRPr="00870A63">
        <w:rPr>
          <w:rFonts w:ascii="Times New Roman" w:hAnsi="Times New Roman"/>
          <w:szCs w:val="24"/>
        </w:rPr>
        <w:t xml:space="preserve">the </w:t>
      </w:r>
      <w:r w:rsidR="00AE0585" w:rsidRPr="00870A63">
        <w:rPr>
          <w:rFonts w:ascii="Times New Roman" w:hAnsi="Times New Roman"/>
          <w:color w:val="000000"/>
          <w:szCs w:val="20"/>
        </w:rPr>
        <w:t xml:space="preserve">Common water seal of all three-stove gas lines. </w:t>
      </w:r>
      <w:r w:rsidRPr="00870A63">
        <w:rPr>
          <w:rFonts w:ascii="Times New Roman" w:hAnsi="Times New Roman"/>
          <w:szCs w:val="24"/>
        </w:rPr>
        <w:t>and main line water seal at bf2 dust catcher and also the main gas line of bf2 at bf1 main water seal</w:t>
      </w:r>
      <w:r w:rsidR="00E1126B" w:rsidRPr="00870A63">
        <w:rPr>
          <w:rFonts w:ascii="Times New Roman" w:hAnsi="Times New Roman"/>
          <w:szCs w:val="24"/>
        </w:rPr>
        <w:t>, a</w:t>
      </w:r>
      <w:r w:rsidRPr="00870A63">
        <w:rPr>
          <w:rFonts w:ascii="Times New Roman" w:hAnsi="Times New Roman"/>
          <w:szCs w:val="24"/>
        </w:rPr>
        <w:t xml:space="preserve">ll water sealing valve wheel to be lockout with lock out pad after water sealing and ensure slight continuous </w:t>
      </w:r>
      <w:proofErr w:type="gramStart"/>
      <w:r w:rsidRPr="00870A63">
        <w:rPr>
          <w:rFonts w:ascii="Times New Roman" w:hAnsi="Times New Roman"/>
          <w:szCs w:val="24"/>
        </w:rPr>
        <w:t>ove</w:t>
      </w:r>
      <w:r w:rsidR="00301EC3" w:rsidRPr="00870A63">
        <w:rPr>
          <w:rFonts w:ascii="Times New Roman" w:hAnsi="Times New Roman"/>
          <w:szCs w:val="24"/>
        </w:rPr>
        <w:t>r flow</w:t>
      </w:r>
      <w:proofErr w:type="gramEnd"/>
      <w:r w:rsidR="00301EC3" w:rsidRPr="00870A63">
        <w:rPr>
          <w:rFonts w:ascii="Times New Roman" w:hAnsi="Times New Roman"/>
          <w:szCs w:val="24"/>
        </w:rPr>
        <w:t xml:space="preserve"> of water from the seal </w:t>
      </w:r>
      <w:r w:rsidRPr="00870A63">
        <w:rPr>
          <w:rFonts w:ascii="Times New Roman" w:hAnsi="Times New Roman"/>
          <w:szCs w:val="24"/>
        </w:rPr>
        <w:t>and lock out pad to be used.</w:t>
      </w:r>
      <w:r w:rsidR="00301EC3" w:rsidRPr="00870A63">
        <w:rPr>
          <w:rFonts w:ascii="Times New Roman" w:hAnsi="Times New Roman"/>
          <w:szCs w:val="24"/>
        </w:rPr>
        <w:t xml:space="preserve"> </w:t>
      </w:r>
      <w:r w:rsidRPr="00870A63">
        <w:rPr>
          <w:rFonts w:ascii="Times New Roman" w:hAnsi="Times New Roman"/>
          <w:szCs w:val="24"/>
        </w:rPr>
        <w:t xml:space="preserve">Both </w:t>
      </w:r>
      <w:proofErr w:type="gramStart"/>
      <w:r w:rsidRPr="00870A63">
        <w:rPr>
          <w:rFonts w:ascii="Times New Roman" w:hAnsi="Times New Roman"/>
          <w:szCs w:val="24"/>
        </w:rPr>
        <w:t>water</w:t>
      </w:r>
      <w:proofErr w:type="gramEnd"/>
      <w:r w:rsidRPr="00870A63">
        <w:rPr>
          <w:rFonts w:ascii="Times New Roman" w:hAnsi="Times New Roman"/>
          <w:szCs w:val="24"/>
        </w:rPr>
        <w:t xml:space="preserve"> sealed is must during shutdown.</w:t>
      </w:r>
    </w:p>
    <w:p w14:paraId="2A90C0BF" w14:textId="77777777" w:rsidR="00870A63" w:rsidRPr="00870A63" w:rsidRDefault="00870A63" w:rsidP="00870A63">
      <w:pPr>
        <w:pStyle w:val="ListParagraph"/>
        <w:tabs>
          <w:tab w:val="left" w:pos="567"/>
        </w:tabs>
        <w:spacing w:line="240" w:lineRule="auto"/>
        <w:jc w:val="both"/>
        <w:rPr>
          <w:ins w:id="0" w:author="Lobha Vaikunth Gawas" w:date="2022-07-12T16:44:00Z"/>
          <w:rFonts w:ascii="Times New Roman" w:hAnsi="Times New Roman"/>
          <w:szCs w:val="24"/>
        </w:rPr>
      </w:pPr>
    </w:p>
    <w:p w14:paraId="08373226" w14:textId="244CF7C5" w:rsidR="00870A63" w:rsidRDefault="00870A63" w:rsidP="00E1126B">
      <w:pPr>
        <w:pStyle w:val="ListParagraph"/>
        <w:tabs>
          <w:tab w:val="left" w:pos="567"/>
        </w:tabs>
        <w:spacing w:line="240" w:lineRule="auto"/>
        <w:ind w:left="567" w:hanging="567"/>
        <w:rPr>
          <w:rFonts w:ascii="Times New Roman" w:hAnsi="Times New Roman"/>
          <w:szCs w:val="24"/>
        </w:rPr>
      </w:pPr>
    </w:p>
    <w:p w14:paraId="46DD99C5" w14:textId="0255BE83" w:rsidR="00870A63" w:rsidRDefault="00C93E35" w:rsidP="00E1126B">
      <w:pPr>
        <w:pStyle w:val="ListParagraph"/>
        <w:tabs>
          <w:tab w:val="left" w:pos="567"/>
        </w:tabs>
        <w:spacing w:line="240" w:lineRule="auto"/>
        <w:ind w:left="567" w:hanging="567"/>
        <w:rPr>
          <w:rFonts w:ascii="Times New Roman" w:hAnsi="Times New Roman"/>
          <w:szCs w:val="24"/>
        </w:rPr>
      </w:pPr>
      <w:r w:rsidRPr="000C7EF5">
        <w:rPr>
          <w:rFonts w:ascii="Times New Roman" w:hAnsi="Times New Roman"/>
          <w:noProof/>
          <w:szCs w:val="24"/>
          <w:lang w:val="en-IN" w:eastAsia="en-IN"/>
        </w:rPr>
        <w:lastRenderedPageBreak/>
        <w:drawing>
          <wp:inline distT="0" distB="0" distL="0" distR="0" wp14:anchorId="2E7A5CDE" wp14:editId="7FFEC6C9">
            <wp:extent cx="3657600" cy="3162300"/>
            <wp:effectExtent l="0" t="0" r="0" b="0"/>
            <wp:docPr id="1" name="Picture 1" descr="C:\Users\bf2\Desktop\20220704_06184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f2\Desktop\20220704_061844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3162300"/>
                    </a:xfrm>
                    <a:prstGeom prst="rect">
                      <a:avLst/>
                    </a:prstGeom>
                    <a:noFill/>
                    <a:ln>
                      <a:noFill/>
                    </a:ln>
                  </pic:spPr>
                </pic:pic>
              </a:graphicData>
            </a:graphic>
          </wp:inline>
        </w:drawing>
      </w:r>
    </w:p>
    <w:p w14:paraId="25DECF98" w14:textId="08B704A3" w:rsidR="00044F0D" w:rsidRPr="00870A63"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Box-up the other two stoves which are not on blast and stop ID and CA fan</w:t>
      </w:r>
      <w:r w:rsidR="00870A63" w:rsidRPr="00870A63">
        <w:rPr>
          <w:rFonts w:ascii="Times New Roman" w:hAnsi="Times New Roman"/>
          <w:szCs w:val="24"/>
        </w:rPr>
        <w:t>.</w:t>
      </w:r>
    </w:p>
    <w:p w14:paraId="6FCEB3B0" w14:textId="450E9440"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After the saturator gets water sealed open second bleeder.</w:t>
      </w:r>
    </w:p>
    <w:p w14:paraId="67D04CFD" w14:textId="0E5539DD"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Reduce the furnace pressure gradually to 0.05 Kg/cm2</w:t>
      </w:r>
      <w:r w:rsidR="00870A63">
        <w:rPr>
          <w:rFonts w:ascii="Times New Roman" w:hAnsi="Times New Roman"/>
          <w:szCs w:val="24"/>
        </w:rPr>
        <w:t>.</w:t>
      </w:r>
    </w:p>
    <w:p w14:paraId="3D266F09" w14:textId="7D1A42C1"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Open two peephole flange, ensure no person is standing </w:t>
      </w:r>
      <w:r w:rsidR="00E1126B" w:rsidRPr="00870A63">
        <w:rPr>
          <w:rFonts w:ascii="Times New Roman" w:hAnsi="Times New Roman"/>
          <w:szCs w:val="24"/>
        </w:rPr>
        <w:t>in front</w:t>
      </w:r>
      <w:r w:rsidRPr="00870A63">
        <w:rPr>
          <w:rFonts w:ascii="Times New Roman" w:hAnsi="Times New Roman"/>
          <w:szCs w:val="24"/>
        </w:rPr>
        <w:t xml:space="preserve"> of the blowpipes,</w:t>
      </w:r>
      <w:r w:rsidR="00301EC3" w:rsidRPr="00870A63">
        <w:rPr>
          <w:rFonts w:ascii="Times New Roman" w:hAnsi="Times New Roman"/>
          <w:szCs w:val="24"/>
        </w:rPr>
        <w:t xml:space="preserve"> </w:t>
      </w:r>
      <w:r w:rsidRPr="00870A63">
        <w:rPr>
          <w:rFonts w:ascii="Times New Roman" w:hAnsi="Times New Roman"/>
          <w:szCs w:val="24"/>
        </w:rPr>
        <w:t>to avoid burn injuries due to flying hot debris or hot coke from inside the furnace.</w:t>
      </w:r>
    </w:p>
    <w:p w14:paraId="067E800B" w14:textId="7C30D6C5"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Don’t allow any person to pass in front of the </w:t>
      </w:r>
      <w:r w:rsidR="00E1126B" w:rsidRPr="00870A63">
        <w:rPr>
          <w:rFonts w:ascii="Times New Roman" w:hAnsi="Times New Roman"/>
          <w:szCs w:val="24"/>
        </w:rPr>
        <w:t>blowpipes whose</w:t>
      </w:r>
      <w:r w:rsidRPr="00870A63">
        <w:rPr>
          <w:rFonts w:ascii="Times New Roman" w:hAnsi="Times New Roman"/>
          <w:szCs w:val="24"/>
        </w:rPr>
        <w:t xml:space="preserve"> peephole flanges are kept open till back draught of the furnace.</w:t>
      </w:r>
    </w:p>
    <w:p w14:paraId="3E02DC52" w14:textId="230970C6"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Ensure that the curtain of </w:t>
      </w:r>
      <w:proofErr w:type="spellStart"/>
      <w:r w:rsidRPr="00870A63">
        <w:rPr>
          <w:rFonts w:ascii="Times New Roman" w:hAnsi="Times New Roman"/>
          <w:szCs w:val="24"/>
        </w:rPr>
        <w:t>cerewool</w:t>
      </w:r>
      <w:proofErr w:type="spellEnd"/>
      <w:r w:rsidRPr="00870A63">
        <w:rPr>
          <w:rFonts w:ascii="Times New Roman" w:hAnsi="Times New Roman"/>
          <w:szCs w:val="24"/>
        </w:rPr>
        <w:t xml:space="preserve"> cloth </w:t>
      </w:r>
      <w:r w:rsidR="00E1126B" w:rsidRPr="00870A63">
        <w:rPr>
          <w:rFonts w:ascii="Times New Roman" w:hAnsi="Times New Roman"/>
          <w:szCs w:val="24"/>
        </w:rPr>
        <w:t>in front</w:t>
      </w:r>
      <w:r w:rsidRPr="00870A63">
        <w:rPr>
          <w:rFonts w:ascii="Times New Roman" w:hAnsi="Times New Roman"/>
          <w:szCs w:val="24"/>
        </w:rPr>
        <w:t xml:space="preserve"> of tuyere is lowered before taking shutdown</w:t>
      </w:r>
      <w:r w:rsidR="00870A63">
        <w:rPr>
          <w:rFonts w:ascii="Times New Roman" w:hAnsi="Times New Roman"/>
          <w:szCs w:val="24"/>
        </w:rPr>
        <w:t>.</w:t>
      </w:r>
    </w:p>
    <w:p w14:paraId="0ECB03B8" w14:textId="2F6B8057"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Back draught the furnace after opening two peep hole flanges and ensure no persons are standing in front of the blow pipes to avoid gas poisoning&amp; burn injuries </w:t>
      </w:r>
      <w:r w:rsidR="00E1126B" w:rsidRPr="00870A63">
        <w:rPr>
          <w:rFonts w:ascii="Times New Roman" w:hAnsi="Times New Roman"/>
          <w:szCs w:val="24"/>
        </w:rPr>
        <w:t>in case</w:t>
      </w:r>
      <w:r w:rsidRPr="00870A63">
        <w:rPr>
          <w:rFonts w:ascii="Times New Roman" w:hAnsi="Times New Roman"/>
          <w:szCs w:val="24"/>
        </w:rPr>
        <w:t xml:space="preserve"> of </w:t>
      </w:r>
      <w:proofErr w:type="gramStart"/>
      <w:r w:rsidRPr="00870A63">
        <w:rPr>
          <w:rFonts w:ascii="Times New Roman" w:hAnsi="Times New Roman"/>
          <w:szCs w:val="24"/>
        </w:rPr>
        <w:t>back fire</w:t>
      </w:r>
      <w:proofErr w:type="gramEnd"/>
      <w:r w:rsidRPr="00870A63">
        <w:rPr>
          <w:rFonts w:ascii="Times New Roman" w:hAnsi="Times New Roman"/>
          <w:szCs w:val="24"/>
        </w:rPr>
        <w:t>.</w:t>
      </w:r>
    </w:p>
    <w:p w14:paraId="1D5A59BA" w14:textId="69A241CE"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Select back draught mode</w:t>
      </w:r>
      <w:r w:rsidR="00870A63">
        <w:rPr>
          <w:rFonts w:ascii="Times New Roman" w:hAnsi="Times New Roman"/>
          <w:szCs w:val="24"/>
        </w:rPr>
        <w:t>.</w:t>
      </w:r>
    </w:p>
    <w:p w14:paraId="2E30EAAC" w14:textId="3DF04715"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Put stove in SEMI AUTO MODE</w:t>
      </w:r>
      <w:r w:rsidR="00870A63">
        <w:rPr>
          <w:rFonts w:ascii="Times New Roman" w:hAnsi="Times New Roman"/>
          <w:szCs w:val="24"/>
        </w:rPr>
        <w:t>.</w:t>
      </w:r>
    </w:p>
    <w:p w14:paraId="25A78182" w14:textId="32A49327"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Isolate ON BLAST stove to ISOLATION STAGE</w:t>
      </w:r>
      <w:r w:rsidR="00870A63">
        <w:rPr>
          <w:rFonts w:ascii="Times New Roman" w:hAnsi="Times New Roman"/>
          <w:szCs w:val="24"/>
        </w:rPr>
        <w:t>.</w:t>
      </w:r>
    </w:p>
    <w:p w14:paraId="26201479" w14:textId="317A659C"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Close MMSV valve</w:t>
      </w:r>
      <w:r w:rsidR="00870A63">
        <w:rPr>
          <w:rFonts w:ascii="Times New Roman" w:hAnsi="Times New Roman"/>
          <w:szCs w:val="24"/>
        </w:rPr>
        <w:t>.</w:t>
      </w:r>
    </w:p>
    <w:p w14:paraId="37BE1AEF" w14:textId="795A6A7C"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 Close furnace isolation valve</w:t>
      </w:r>
    </w:p>
    <w:p w14:paraId="131C066A" w14:textId="405CDD24"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Go to any stove &amp; open </w:t>
      </w:r>
      <w:proofErr w:type="spellStart"/>
      <w:r w:rsidRPr="00870A63">
        <w:rPr>
          <w:rFonts w:ascii="Times New Roman" w:hAnsi="Times New Roman"/>
          <w:szCs w:val="24"/>
        </w:rPr>
        <w:t>coffe</w:t>
      </w:r>
      <w:proofErr w:type="spellEnd"/>
      <w:r w:rsidRPr="00870A63">
        <w:rPr>
          <w:rFonts w:ascii="Times New Roman" w:hAnsi="Times New Roman"/>
          <w:szCs w:val="24"/>
        </w:rPr>
        <w:t xml:space="preserve"> pot latch</w:t>
      </w:r>
    </w:p>
    <w:p w14:paraId="352EBDD7" w14:textId="550BC26D"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Open cap</w:t>
      </w:r>
      <w:r w:rsidR="00DE5D04" w:rsidRPr="00870A63">
        <w:rPr>
          <w:rFonts w:ascii="Times New Roman" w:hAnsi="Times New Roman"/>
          <w:szCs w:val="24"/>
        </w:rPr>
        <w:t>.</w:t>
      </w:r>
      <w:r w:rsidR="00DE5D04" w:rsidRPr="00DE5D04">
        <w:t xml:space="preserve"> </w:t>
      </w:r>
      <w:r w:rsidR="00DE5D04" w:rsidRPr="00870A63">
        <w:rPr>
          <w:rFonts w:ascii="Times New Roman" w:hAnsi="Times New Roman"/>
          <w:szCs w:val="24"/>
        </w:rPr>
        <w:t>Whenever there is instruction for back flushing, back flushing to be done as per procedure mentioned in respective WI.    (In case Back - flushing of stoves is planned, ensure all 4 blowers are running. After top firing, back flushing of stoves to be done as planned. Then blowers can be stopped).</w:t>
      </w:r>
    </w:p>
    <w:p w14:paraId="5D35B6D2" w14:textId="1B43B5D6"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Stop </w:t>
      </w:r>
      <w:r w:rsidR="00C776A2" w:rsidRPr="00870A63">
        <w:rPr>
          <w:rFonts w:ascii="Times New Roman" w:hAnsi="Times New Roman"/>
          <w:szCs w:val="24"/>
        </w:rPr>
        <w:t>3 blowers</w:t>
      </w:r>
      <w:r w:rsidRPr="00870A63">
        <w:rPr>
          <w:rFonts w:ascii="Times New Roman" w:hAnsi="Times New Roman"/>
          <w:szCs w:val="24"/>
        </w:rPr>
        <w:t xml:space="preserve"> and keep one blower running till top firing.</w:t>
      </w:r>
    </w:p>
    <w:p w14:paraId="70B38EB2" w14:textId="761D516E"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Open all peephole flanges</w:t>
      </w:r>
      <w:r w:rsidR="00870A63">
        <w:rPr>
          <w:rFonts w:ascii="Times New Roman" w:hAnsi="Times New Roman"/>
          <w:szCs w:val="24"/>
        </w:rPr>
        <w:t>.</w:t>
      </w:r>
    </w:p>
    <w:p w14:paraId="33763EE5" w14:textId="4F43FAAC"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Check all tuyeres and tuyere coolers for water leakage by inserting a cold/</w:t>
      </w:r>
      <w:r w:rsidR="00C776A2" w:rsidRPr="00870A63">
        <w:rPr>
          <w:rFonts w:ascii="Times New Roman" w:hAnsi="Times New Roman"/>
          <w:szCs w:val="24"/>
        </w:rPr>
        <w:t>dry rod</w:t>
      </w:r>
      <w:r w:rsidRPr="00870A63">
        <w:rPr>
          <w:rFonts w:ascii="Times New Roman" w:hAnsi="Times New Roman"/>
          <w:szCs w:val="24"/>
        </w:rPr>
        <w:t xml:space="preserve"> inside the blowpipe and checking for dampness or by blowing slight compress air.</w:t>
      </w:r>
    </w:p>
    <w:p w14:paraId="5A57B753" w14:textId="1C3003E3"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Persons carrying out the tuyere checking/plugging activity should wear safety coat, screen helmet, hand gloves, safety shoes. </w:t>
      </w:r>
      <w:r w:rsidR="00C776A2" w:rsidRPr="00870A63">
        <w:rPr>
          <w:rFonts w:ascii="Times New Roman" w:hAnsi="Times New Roman"/>
          <w:szCs w:val="24"/>
        </w:rPr>
        <w:t>As</w:t>
      </w:r>
      <w:r w:rsidRPr="00870A63">
        <w:rPr>
          <w:rFonts w:ascii="Times New Roman" w:hAnsi="Times New Roman"/>
          <w:szCs w:val="24"/>
        </w:rPr>
        <w:t xml:space="preserve"> furnace may slip creating backfire or hot coke thrown out from the blowpipe. </w:t>
      </w:r>
    </w:p>
    <w:p w14:paraId="7220C6B6" w14:textId="2D792503"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Care to be taken that the damp or hot rod is not used for checking tuyere water leakages.</w:t>
      </w:r>
    </w:p>
    <w:p w14:paraId="6E7432F8" w14:textId="4059F03D"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Plug all tuyeres with hydrous clay and give clearance for top firing. Ensure no body is within the vicinity of the plugged tuyeres till the time top firing is </w:t>
      </w:r>
      <w:r w:rsidR="007B2FEC" w:rsidRPr="00870A63">
        <w:rPr>
          <w:rFonts w:ascii="Times New Roman" w:hAnsi="Times New Roman"/>
          <w:szCs w:val="24"/>
        </w:rPr>
        <w:t>complete. For</w:t>
      </w:r>
      <w:r w:rsidRPr="00870A63">
        <w:rPr>
          <w:rFonts w:ascii="Times New Roman" w:hAnsi="Times New Roman"/>
          <w:szCs w:val="24"/>
        </w:rPr>
        <w:t xml:space="preserve"> top fir</w:t>
      </w:r>
      <w:r w:rsidR="00C776A2" w:rsidRPr="00870A63">
        <w:rPr>
          <w:rFonts w:ascii="Times New Roman" w:hAnsi="Times New Roman"/>
          <w:szCs w:val="24"/>
        </w:rPr>
        <w:t xml:space="preserve">ing ensure permit is taken and </w:t>
      </w:r>
      <w:r w:rsidRPr="00870A63">
        <w:rPr>
          <w:rFonts w:ascii="Times New Roman" w:hAnsi="Times New Roman"/>
          <w:szCs w:val="24"/>
        </w:rPr>
        <w:t xml:space="preserve">two co monitor is </w:t>
      </w:r>
      <w:r w:rsidR="00C776A2" w:rsidRPr="00870A63">
        <w:rPr>
          <w:rFonts w:ascii="Times New Roman" w:hAnsi="Times New Roman"/>
          <w:szCs w:val="24"/>
        </w:rPr>
        <w:t>used, minimum</w:t>
      </w:r>
      <w:r w:rsidRPr="00870A63">
        <w:rPr>
          <w:rFonts w:ascii="Times New Roman" w:hAnsi="Times New Roman"/>
          <w:szCs w:val="24"/>
        </w:rPr>
        <w:t xml:space="preserve"> two person </w:t>
      </w:r>
      <w:proofErr w:type="gramStart"/>
      <w:r w:rsidRPr="00870A63">
        <w:rPr>
          <w:rFonts w:ascii="Times New Roman" w:hAnsi="Times New Roman"/>
          <w:szCs w:val="24"/>
        </w:rPr>
        <w:t>has to</w:t>
      </w:r>
      <w:proofErr w:type="gramEnd"/>
      <w:r w:rsidRPr="00870A63">
        <w:rPr>
          <w:rFonts w:ascii="Times New Roman" w:hAnsi="Times New Roman"/>
          <w:szCs w:val="24"/>
        </w:rPr>
        <w:t xml:space="preserve"> go for top firing.</w:t>
      </w:r>
      <w:r w:rsidR="00C776A2" w:rsidRPr="00870A63">
        <w:rPr>
          <w:rFonts w:ascii="Times New Roman" w:hAnsi="Times New Roman"/>
          <w:szCs w:val="24"/>
        </w:rPr>
        <w:t xml:space="preserve"> </w:t>
      </w:r>
      <w:r w:rsidRPr="00870A63">
        <w:rPr>
          <w:rFonts w:ascii="Times New Roman" w:hAnsi="Times New Roman"/>
          <w:szCs w:val="24"/>
        </w:rPr>
        <w:t>(</w:t>
      </w:r>
      <w:r w:rsidR="00C776A2" w:rsidRPr="00870A63">
        <w:rPr>
          <w:rFonts w:ascii="Times New Roman" w:hAnsi="Times New Roman"/>
          <w:szCs w:val="24"/>
        </w:rPr>
        <w:t>One</w:t>
      </w:r>
      <w:r w:rsidRPr="00870A63">
        <w:rPr>
          <w:rFonts w:ascii="Times New Roman" w:hAnsi="Times New Roman"/>
          <w:szCs w:val="24"/>
        </w:rPr>
        <w:t xml:space="preserve"> should be the senior most staff of the shift) Top hatch to be opened with the help of lancing hook by standing one </w:t>
      </w:r>
      <w:proofErr w:type="spellStart"/>
      <w:r w:rsidRPr="00870A63">
        <w:rPr>
          <w:rFonts w:ascii="Times New Roman" w:hAnsi="Times New Roman"/>
          <w:szCs w:val="24"/>
        </w:rPr>
        <w:t>mtr</w:t>
      </w:r>
      <w:proofErr w:type="spellEnd"/>
      <w:r w:rsidRPr="00870A63">
        <w:rPr>
          <w:rFonts w:ascii="Times New Roman" w:hAnsi="Times New Roman"/>
          <w:szCs w:val="24"/>
        </w:rPr>
        <w:t xml:space="preserve"> away from manhole to avoid burn injury due to sudden ignition of gas and auto slip of </w:t>
      </w:r>
      <w:r w:rsidRPr="00870A63">
        <w:rPr>
          <w:rFonts w:ascii="Times New Roman" w:hAnsi="Times New Roman"/>
          <w:szCs w:val="24"/>
        </w:rPr>
        <w:lastRenderedPageBreak/>
        <w:t>furnace. After top firing is observed wire mesh which is provided is to be placed on opened flange and secured with wedge pin.</w:t>
      </w:r>
    </w:p>
    <w:p w14:paraId="7AD441DC" w14:textId="67151606"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After top firing stop last </w:t>
      </w:r>
      <w:r w:rsidR="00E1126B" w:rsidRPr="00870A63">
        <w:rPr>
          <w:rFonts w:ascii="Times New Roman" w:hAnsi="Times New Roman"/>
          <w:szCs w:val="24"/>
        </w:rPr>
        <w:t>blower, open</w:t>
      </w:r>
      <w:r w:rsidRPr="00870A63">
        <w:rPr>
          <w:rFonts w:ascii="Times New Roman" w:hAnsi="Times New Roman"/>
          <w:szCs w:val="24"/>
        </w:rPr>
        <w:t xml:space="preserve"> dust catcher bell and</w:t>
      </w:r>
      <w:r w:rsidR="00AE0585" w:rsidRPr="00870A63">
        <w:rPr>
          <w:rFonts w:ascii="Times New Roman" w:hAnsi="Times New Roman"/>
          <w:szCs w:val="24"/>
        </w:rPr>
        <w:t xml:space="preserve"> sliding</w:t>
      </w:r>
      <w:r w:rsidRPr="00870A63">
        <w:rPr>
          <w:rFonts w:ascii="Times New Roman" w:hAnsi="Times New Roman"/>
          <w:szCs w:val="24"/>
        </w:rPr>
        <w:t xml:space="preserve"> </w:t>
      </w:r>
      <w:r w:rsidR="00E1126B" w:rsidRPr="00870A63">
        <w:rPr>
          <w:rFonts w:ascii="Times New Roman" w:hAnsi="Times New Roman"/>
          <w:szCs w:val="24"/>
        </w:rPr>
        <w:t>gate, stop</w:t>
      </w:r>
      <w:r w:rsidRPr="00870A63">
        <w:rPr>
          <w:rFonts w:ascii="Times New Roman" w:hAnsi="Times New Roman"/>
          <w:szCs w:val="24"/>
        </w:rPr>
        <w:t xml:space="preserve"> steam in between </w:t>
      </w:r>
      <w:r w:rsidR="00E1126B" w:rsidRPr="00870A63">
        <w:rPr>
          <w:rFonts w:ascii="Times New Roman" w:hAnsi="Times New Roman"/>
          <w:szCs w:val="24"/>
        </w:rPr>
        <w:t>bell, uptake</w:t>
      </w:r>
      <w:r w:rsidRPr="00870A63">
        <w:rPr>
          <w:rFonts w:ascii="Times New Roman" w:hAnsi="Times New Roman"/>
          <w:szCs w:val="24"/>
        </w:rPr>
        <w:t xml:space="preserve"> dust catcher. Stop CA </w:t>
      </w:r>
      <w:r w:rsidR="00E1126B" w:rsidRPr="00870A63">
        <w:rPr>
          <w:rFonts w:ascii="Times New Roman" w:hAnsi="Times New Roman"/>
          <w:szCs w:val="24"/>
        </w:rPr>
        <w:t>fan, ID</w:t>
      </w:r>
      <w:r w:rsidRPr="00870A63">
        <w:rPr>
          <w:rFonts w:ascii="Times New Roman" w:hAnsi="Times New Roman"/>
          <w:szCs w:val="24"/>
        </w:rPr>
        <w:t>.</w:t>
      </w:r>
    </w:p>
    <w:p w14:paraId="3BEF992C" w14:textId="6FDB86CE"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Steam purge gas line by opening relief valve one by one.</w:t>
      </w:r>
    </w:p>
    <w:p w14:paraId="71D3F763" w14:textId="66742ECF" w:rsidR="00044F0D" w:rsidRDefault="00044F0D" w:rsidP="00870A63">
      <w:pPr>
        <w:pStyle w:val="ListParagraph"/>
        <w:numPr>
          <w:ilvl w:val="0"/>
          <w:numId w:val="2"/>
        </w:numPr>
        <w:tabs>
          <w:tab w:val="left" w:pos="567"/>
        </w:tabs>
        <w:spacing w:line="240" w:lineRule="auto"/>
        <w:jc w:val="both"/>
        <w:rPr>
          <w:rFonts w:ascii="Times New Roman" w:hAnsi="Times New Roman"/>
          <w:szCs w:val="24"/>
        </w:rPr>
      </w:pPr>
      <w:r w:rsidRPr="00870A63">
        <w:rPr>
          <w:rFonts w:ascii="Times New Roman" w:hAnsi="Times New Roman"/>
          <w:szCs w:val="24"/>
        </w:rPr>
        <w:t xml:space="preserve">Ensure only two </w:t>
      </w:r>
      <w:proofErr w:type="spellStart"/>
      <w:r w:rsidRPr="00870A63">
        <w:rPr>
          <w:rFonts w:ascii="Times New Roman" w:hAnsi="Times New Roman"/>
          <w:szCs w:val="24"/>
        </w:rPr>
        <w:t>tuyers</w:t>
      </w:r>
      <w:proofErr w:type="spellEnd"/>
      <w:r w:rsidRPr="00870A63">
        <w:rPr>
          <w:rFonts w:ascii="Times New Roman" w:hAnsi="Times New Roman"/>
          <w:szCs w:val="24"/>
        </w:rPr>
        <w:t xml:space="preserve"> peephole flanges are kept open where people movement is less preferably </w:t>
      </w:r>
      <w:proofErr w:type="spellStart"/>
      <w:r w:rsidRPr="00870A63">
        <w:rPr>
          <w:rFonts w:ascii="Times New Roman" w:hAnsi="Times New Roman"/>
          <w:szCs w:val="24"/>
        </w:rPr>
        <w:t>tuyer</w:t>
      </w:r>
      <w:proofErr w:type="spellEnd"/>
      <w:r w:rsidRPr="00870A63">
        <w:rPr>
          <w:rFonts w:ascii="Times New Roman" w:hAnsi="Times New Roman"/>
          <w:szCs w:val="24"/>
        </w:rPr>
        <w:t xml:space="preserve"> no.1 and 8 and others to be loosely closed.</w:t>
      </w:r>
    </w:p>
    <w:p w14:paraId="6BC678F7" w14:textId="58EAC1E1" w:rsidR="00044F0D" w:rsidRDefault="00044F0D" w:rsidP="00AA7C28">
      <w:pPr>
        <w:pStyle w:val="ListParagraph"/>
        <w:numPr>
          <w:ilvl w:val="0"/>
          <w:numId w:val="2"/>
        </w:numPr>
        <w:tabs>
          <w:tab w:val="left" w:pos="567"/>
        </w:tabs>
        <w:spacing w:line="240" w:lineRule="auto"/>
        <w:jc w:val="both"/>
        <w:rPr>
          <w:rFonts w:ascii="Times New Roman" w:hAnsi="Times New Roman"/>
          <w:szCs w:val="24"/>
        </w:rPr>
      </w:pPr>
      <w:r w:rsidRPr="00AA7C28">
        <w:rPr>
          <w:rFonts w:ascii="Times New Roman" w:hAnsi="Times New Roman"/>
          <w:szCs w:val="24"/>
        </w:rPr>
        <w:t>After saturator is water sealed, stop the GCS and venturi pumps.</w:t>
      </w:r>
    </w:p>
    <w:p w14:paraId="381B7A11" w14:textId="7861B85F" w:rsidR="00044F0D" w:rsidRDefault="00044F0D" w:rsidP="00AA7C28">
      <w:pPr>
        <w:pStyle w:val="ListParagraph"/>
        <w:numPr>
          <w:ilvl w:val="0"/>
          <w:numId w:val="2"/>
        </w:numPr>
        <w:tabs>
          <w:tab w:val="left" w:pos="567"/>
        </w:tabs>
        <w:spacing w:line="240" w:lineRule="auto"/>
        <w:jc w:val="both"/>
        <w:rPr>
          <w:rFonts w:ascii="Times New Roman" w:hAnsi="Times New Roman"/>
          <w:szCs w:val="24"/>
        </w:rPr>
      </w:pPr>
      <w:r w:rsidRPr="00AA7C28">
        <w:rPr>
          <w:rFonts w:ascii="Times New Roman" w:hAnsi="Times New Roman"/>
          <w:szCs w:val="24"/>
        </w:rPr>
        <w:t xml:space="preserve"> Keep the flare stack actuator valve closed after water sealing the flare stack</w:t>
      </w:r>
      <w:r w:rsidR="00AA7C28">
        <w:rPr>
          <w:rFonts w:ascii="Times New Roman" w:hAnsi="Times New Roman"/>
          <w:szCs w:val="24"/>
        </w:rPr>
        <w:t>.</w:t>
      </w:r>
    </w:p>
    <w:p w14:paraId="1126AC08" w14:textId="4AE0CDE3" w:rsidR="00044F0D" w:rsidRDefault="00044F0D" w:rsidP="00AA7C28">
      <w:pPr>
        <w:pStyle w:val="ListParagraph"/>
        <w:numPr>
          <w:ilvl w:val="0"/>
          <w:numId w:val="2"/>
        </w:numPr>
        <w:tabs>
          <w:tab w:val="left" w:pos="567"/>
        </w:tabs>
        <w:spacing w:line="240" w:lineRule="auto"/>
        <w:jc w:val="both"/>
        <w:rPr>
          <w:rFonts w:ascii="Times New Roman" w:hAnsi="Times New Roman"/>
          <w:szCs w:val="24"/>
        </w:rPr>
      </w:pPr>
      <w:r w:rsidRPr="00AA7C28">
        <w:rPr>
          <w:rFonts w:ascii="Times New Roman" w:hAnsi="Times New Roman"/>
          <w:szCs w:val="24"/>
        </w:rPr>
        <w:t xml:space="preserve">Open and </w:t>
      </w:r>
      <w:proofErr w:type="spellStart"/>
      <w:r w:rsidRPr="00AA7C28">
        <w:rPr>
          <w:rFonts w:ascii="Times New Roman" w:hAnsi="Times New Roman"/>
          <w:szCs w:val="24"/>
        </w:rPr>
        <w:t>replug</w:t>
      </w:r>
      <w:proofErr w:type="spellEnd"/>
      <w:r w:rsidRPr="00AA7C28">
        <w:rPr>
          <w:rFonts w:ascii="Times New Roman" w:hAnsi="Times New Roman"/>
          <w:szCs w:val="24"/>
        </w:rPr>
        <w:t xml:space="preserve"> all the tuyeres one by one after 01</w:t>
      </w:r>
      <w:r w:rsidR="009B7C98" w:rsidRPr="00AA7C28">
        <w:rPr>
          <w:rFonts w:ascii="Times New Roman" w:hAnsi="Times New Roman"/>
          <w:szCs w:val="24"/>
        </w:rPr>
        <w:t>-02</w:t>
      </w:r>
      <w:r w:rsidRPr="00AA7C28">
        <w:rPr>
          <w:rFonts w:ascii="Times New Roman" w:hAnsi="Times New Roman"/>
          <w:szCs w:val="24"/>
        </w:rPr>
        <w:t xml:space="preserve"> hour of shutdown for rechecking of water   leakage also ensure that no body is working on bleeders, </w:t>
      </w:r>
      <w:proofErr w:type="gramStart"/>
      <w:r w:rsidRPr="00AA7C28">
        <w:rPr>
          <w:rFonts w:ascii="Times New Roman" w:hAnsi="Times New Roman"/>
          <w:szCs w:val="24"/>
        </w:rPr>
        <w:t>bells</w:t>
      </w:r>
      <w:proofErr w:type="gramEnd"/>
      <w:r w:rsidRPr="00AA7C28">
        <w:rPr>
          <w:rFonts w:ascii="Times New Roman" w:hAnsi="Times New Roman"/>
          <w:szCs w:val="24"/>
        </w:rPr>
        <w:t xml:space="preserve"> and other confined areas at furnace top such as charging hopper.</w:t>
      </w:r>
    </w:p>
    <w:p w14:paraId="13A257D2" w14:textId="6998A209" w:rsidR="00044F0D" w:rsidRDefault="00301EC3" w:rsidP="00AA7C28">
      <w:pPr>
        <w:pStyle w:val="ListParagraph"/>
        <w:numPr>
          <w:ilvl w:val="0"/>
          <w:numId w:val="2"/>
        </w:numPr>
        <w:tabs>
          <w:tab w:val="left" w:pos="567"/>
        </w:tabs>
        <w:spacing w:line="240" w:lineRule="auto"/>
        <w:jc w:val="both"/>
        <w:rPr>
          <w:rFonts w:ascii="Times New Roman" w:hAnsi="Times New Roman"/>
          <w:szCs w:val="24"/>
        </w:rPr>
      </w:pPr>
      <w:r w:rsidRPr="00AA7C28">
        <w:rPr>
          <w:rFonts w:ascii="Times New Roman" w:hAnsi="Times New Roman"/>
          <w:szCs w:val="24"/>
        </w:rPr>
        <w:t xml:space="preserve"> </w:t>
      </w:r>
      <w:r w:rsidR="00044F0D" w:rsidRPr="00AA7C28">
        <w:rPr>
          <w:rFonts w:ascii="Times New Roman" w:hAnsi="Times New Roman"/>
          <w:szCs w:val="24"/>
        </w:rPr>
        <w:t xml:space="preserve">Stop furnace stack shell cooling water half an hour and bosh cooling one hour after reducing wind volume to zero and keep all water sprays on for tuyere, tuyere </w:t>
      </w:r>
      <w:r w:rsidR="007B2FEC" w:rsidRPr="00AA7C28">
        <w:rPr>
          <w:rFonts w:ascii="Times New Roman" w:hAnsi="Times New Roman"/>
          <w:szCs w:val="24"/>
        </w:rPr>
        <w:t>coolers, cooling</w:t>
      </w:r>
      <w:r w:rsidR="00044F0D" w:rsidRPr="00AA7C28">
        <w:rPr>
          <w:rFonts w:ascii="Times New Roman" w:hAnsi="Times New Roman"/>
          <w:szCs w:val="24"/>
        </w:rPr>
        <w:t xml:space="preserve"> plates &amp; below the tuyere/taphole level.</w:t>
      </w:r>
    </w:p>
    <w:p w14:paraId="7A891311" w14:textId="36D4A3A7" w:rsidR="00E375A8" w:rsidRPr="00AA7C28" w:rsidRDefault="00301EC3" w:rsidP="00AA7C28">
      <w:pPr>
        <w:pStyle w:val="ListParagraph"/>
        <w:numPr>
          <w:ilvl w:val="0"/>
          <w:numId w:val="2"/>
        </w:numPr>
        <w:tabs>
          <w:tab w:val="left" w:pos="567"/>
        </w:tabs>
        <w:spacing w:line="240" w:lineRule="auto"/>
        <w:jc w:val="both"/>
        <w:rPr>
          <w:rFonts w:ascii="Times New Roman" w:hAnsi="Times New Roman"/>
          <w:szCs w:val="24"/>
        </w:rPr>
      </w:pPr>
      <w:r w:rsidRPr="00AA7C28">
        <w:rPr>
          <w:rFonts w:ascii="Times New Roman" w:hAnsi="Times New Roman"/>
          <w:szCs w:val="24"/>
        </w:rPr>
        <w:t xml:space="preserve"> </w:t>
      </w:r>
      <w:r w:rsidR="00044F0D" w:rsidRPr="00AA7C28">
        <w:rPr>
          <w:rFonts w:ascii="Times New Roman" w:hAnsi="Times New Roman"/>
          <w:szCs w:val="24"/>
        </w:rPr>
        <w:t xml:space="preserve">Do not stop or reduce the water of tuyeres, tuyere coolers and copper cooling plates in the bosh region in shutdown for short duration. </w:t>
      </w:r>
      <w:r w:rsidR="00AA7C28" w:rsidRPr="00AA7C28">
        <w:rPr>
          <w:rFonts w:ascii="Times New Roman" w:hAnsi="Times New Roman"/>
          <w:szCs w:val="24"/>
        </w:rPr>
        <w:t>However, if</w:t>
      </w:r>
      <w:r w:rsidR="00044F0D" w:rsidRPr="00AA7C28">
        <w:rPr>
          <w:rFonts w:ascii="Times New Roman" w:hAnsi="Times New Roman"/>
          <w:szCs w:val="24"/>
        </w:rPr>
        <w:t xml:space="preserve"> the S/D is of more than 3hours reduce water in copper cooling plates such that delta T (temp. difference between outlet &amp; </w:t>
      </w:r>
      <w:r w:rsidR="00AA7C28" w:rsidRPr="00AA7C28">
        <w:rPr>
          <w:rFonts w:ascii="Times New Roman" w:hAnsi="Times New Roman"/>
          <w:szCs w:val="24"/>
        </w:rPr>
        <w:t>inlet)</w:t>
      </w:r>
      <w:r w:rsidR="00044F0D" w:rsidRPr="00AA7C28">
        <w:rPr>
          <w:rFonts w:ascii="Times New Roman" w:hAnsi="Times New Roman"/>
          <w:szCs w:val="24"/>
        </w:rPr>
        <w:t xml:space="preserve"> is maintained same as in running furnace (3 deg) and keep monitoring outlet water temperature </w:t>
      </w:r>
      <w:proofErr w:type="gramStart"/>
      <w:r w:rsidR="00044F0D" w:rsidRPr="00AA7C28">
        <w:rPr>
          <w:rFonts w:ascii="Times New Roman" w:hAnsi="Times New Roman"/>
          <w:szCs w:val="24"/>
        </w:rPr>
        <w:t>and  outlet</w:t>
      </w:r>
      <w:proofErr w:type="gramEnd"/>
      <w:r w:rsidR="00044F0D" w:rsidRPr="00AA7C28">
        <w:rPr>
          <w:rFonts w:ascii="Times New Roman" w:hAnsi="Times New Roman"/>
          <w:szCs w:val="24"/>
        </w:rPr>
        <w:t xml:space="preserve"> flow of cooling plates. All individual cooling plate inlet water valves are to be made free. </w:t>
      </w:r>
    </w:p>
    <w:p w14:paraId="77AD630A" w14:textId="77777777" w:rsidR="00E375A8" w:rsidRPr="00A61101" w:rsidRDefault="00E375A8" w:rsidP="00E375A8">
      <w:pPr>
        <w:tabs>
          <w:tab w:val="left" w:pos="567"/>
        </w:tabs>
        <w:spacing w:line="240" w:lineRule="auto"/>
        <w:rPr>
          <w:rFonts w:ascii="Times New Roman" w:hAnsi="Times New Roman"/>
          <w:b/>
          <w:szCs w:val="24"/>
        </w:rPr>
      </w:pP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160"/>
        <w:gridCol w:w="3133"/>
      </w:tblGrid>
      <w:tr w:rsidR="00E375A8" w:rsidRPr="00A61101" w14:paraId="31ADBF3B" w14:textId="77777777" w:rsidTr="00927833">
        <w:trPr>
          <w:trHeight w:val="316"/>
        </w:trPr>
        <w:tc>
          <w:tcPr>
            <w:tcW w:w="2802" w:type="dxa"/>
            <w:shd w:val="clear" w:color="auto" w:fill="auto"/>
          </w:tcPr>
          <w:p w14:paraId="51BD7E2D" w14:textId="77777777" w:rsidR="00E375A8" w:rsidRPr="00A61101" w:rsidRDefault="00E375A8" w:rsidP="00927833">
            <w:pPr>
              <w:spacing w:after="0"/>
              <w:rPr>
                <w:rFonts w:ascii="Times New Roman" w:hAnsi="Times New Roman"/>
                <w:b/>
                <w:sz w:val="20"/>
              </w:rPr>
            </w:pPr>
            <w:r w:rsidRPr="00A61101">
              <w:rPr>
                <w:rFonts w:ascii="Times New Roman" w:hAnsi="Times New Roman"/>
                <w:b/>
                <w:sz w:val="20"/>
              </w:rPr>
              <w:t xml:space="preserve">Prepared By: </w:t>
            </w:r>
          </w:p>
          <w:p w14:paraId="6D9E74D0" w14:textId="77777777" w:rsidR="00E375A8" w:rsidRPr="00A61101" w:rsidRDefault="00E375A8" w:rsidP="00927833">
            <w:pPr>
              <w:spacing w:after="0"/>
              <w:rPr>
                <w:rFonts w:ascii="Times New Roman" w:hAnsi="Times New Roman"/>
                <w:sz w:val="20"/>
              </w:rPr>
            </w:pPr>
            <w:r w:rsidRPr="00A61101">
              <w:rPr>
                <w:rFonts w:ascii="Times New Roman" w:hAnsi="Times New Roman"/>
                <w:sz w:val="20"/>
              </w:rPr>
              <w:t>Head – Production PID I</w:t>
            </w:r>
          </w:p>
        </w:tc>
        <w:tc>
          <w:tcPr>
            <w:tcW w:w="3160" w:type="dxa"/>
            <w:shd w:val="clear" w:color="auto" w:fill="auto"/>
          </w:tcPr>
          <w:p w14:paraId="72F4420D" w14:textId="77777777" w:rsidR="00E375A8" w:rsidRPr="00A61101" w:rsidRDefault="00E375A8" w:rsidP="00927833">
            <w:pPr>
              <w:spacing w:after="0"/>
              <w:rPr>
                <w:rFonts w:ascii="Times New Roman" w:hAnsi="Times New Roman"/>
                <w:b/>
                <w:sz w:val="20"/>
              </w:rPr>
            </w:pPr>
            <w:r w:rsidRPr="00A61101">
              <w:rPr>
                <w:rFonts w:ascii="Times New Roman" w:hAnsi="Times New Roman"/>
                <w:b/>
                <w:sz w:val="20"/>
              </w:rPr>
              <w:t xml:space="preserve">Reviewed &amp; Issued By: </w:t>
            </w:r>
          </w:p>
          <w:p w14:paraId="1F96DB8B" w14:textId="77777777" w:rsidR="00E375A8" w:rsidRPr="00A61101" w:rsidRDefault="00E375A8" w:rsidP="00927833">
            <w:pPr>
              <w:spacing w:after="0"/>
              <w:rPr>
                <w:rFonts w:ascii="Times New Roman" w:hAnsi="Times New Roman"/>
                <w:sz w:val="20"/>
              </w:rPr>
            </w:pPr>
            <w:r w:rsidRPr="00A61101">
              <w:rPr>
                <w:rFonts w:ascii="Times New Roman" w:hAnsi="Times New Roman"/>
                <w:sz w:val="20"/>
              </w:rPr>
              <w:t>Management Representative</w:t>
            </w:r>
          </w:p>
        </w:tc>
        <w:tc>
          <w:tcPr>
            <w:tcW w:w="3133" w:type="dxa"/>
            <w:shd w:val="clear" w:color="auto" w:fill="auto"/>
          </w:tcPr>
          <w:p w14:paraId="79712FD8" w14:textId="77777777" w:rsidR="00E375A8" w:rsidRPr="00A61101" w:rsidRDefault="00E375A8" w:rsidP="00927833">
            <w:pPr>
              <w:spacing w:after="0"/>
              <w:rPr>
                <w:rFonts w:ascii="Times New Roman" w:hAnsi="Times New Roman"/>
                <w:b/>
                <w:sz w:val="20"/>
              </w:rPr>
            </w:pPr>
            <w:r w:rsidRPr="00A61101">
              <w:rPr>
                <w:rFonts w:ascii="Times New Roman" w:hAnsi="Times New Roman"/>
                <w:b/>
                <w:sz w:val="20"/>
              </w:rPr>
              <w:t xml:space="preserve">Approved By: </w:t>
            </w:r>
          </w:p>
          <w:p w14:paraId="06457532" w14:textId="77777777" w:rsidR="00E375A8" w:rsidRPr="00A61101" w:rsidRDefault="00E375A8" w:rsidP="00927833">
            <w:pPr>
              <w:spacing w:after="0"/>
              <w:rPr>
                <w:rFonts w:ascii="Times New Roman" w:hAnsi="Times New Roman"/>
                <w:sz w:val="20"/>
              </w:rPr>
            </w:pPr>
            <w:r w:rsidRPr="00A61101">
              <w:rPr>
                <w:rFonts w:ascii="Times New Roman" w:hAnsi="Times New Roman"/>
                <w:sz w:val="20"/>
              </w:rPr>
              <w:t>Head – Pig Iron Division</w:t>
            </w:r>
          </w:p>
        </w:tc>
      </w:tr>
      <w:tr w:rsidR="00E375A8" w:rsidRPr="00A61101" w14:paraId="72135886" w14:textId="77777777" w:rsidTr="00927833">
        <w:trPr>
          <w:trHeight w:val="1227"/>
        </w:trPr>
        <w:tc>
          <w:tcPr>
            <w:tcW w:w="2802" w:type="dxa"/>
            <w:shd w:val="clear" w:color="auto" w:fill="auto"/>
          </w:tcPr>
          <w:p w14:paraId="718DF985" w14:textId="77777777" w:rsidR="00E375A8" w:rsidRPr="00A61101" w:rsidRDefault="00E375A8" w:rsidP="00927833">
            <w:pPr>
              <w:rPr>
                <w:rFonts w:ascii="Times New Roman" w:hAnsi="Times New Roman"/>
                <w:b/>
                <w:sz w:val="20"/>
              </w:rPr>
            </w:pPr>
            <w:r w:rsidRPr="00A61101">
              <w:rPr>
                <w:rFonts w:ascii="Times New Roman" w:hAnsi="Times New Roman"/>
                <w:b/>
                <w:sz w:val="20"/>
              </w:rPr>
              <w:t>Signature:</w:t>
            </w:r>
          </w:p>
        </w:tc>
        <w:tc>
          <w:tcPr>
            <w:tcW w:w="3160" w:type="dxa"/>
            <w:shd w:val="clear" w:color="auto" w:fill="auto"/>
          </w:tcPr>
          <w:p w14:paraId="6EAA6145" w14:textId="77777777" w:rsidR="00E375A8" w:rsidRPr="00A61101" w:rsidRDefault="00E375A8" w:rsidP="00927833">
            <w:pPr>
              <w:rPr>
                <w:rFonts w:ascii="Times New Roman" w:hAnsi="Times New Roman"/>
                <w:b/>
                <w:sz w:val="20"/>
              </w:rPr>
            </w:pPr>
            <w:r w:rsidRPr="00A61101">
              <w:rPr>
                <w:rFonts w:ascii="Times New Roman" w:hAnsi="Times New Roman"/>
                <w:b/>
                <w:sz w:val="20"/>
              </w:rPr>
              <w:t>Signature:</w:t>
            </w:r>
          </w:p>
        </w:tc>
        <w:tc>
          <w:tcPr>
            <w:tcW w:w="3133" w:type="dxa"/>
            <w:shd w:val="clear" w:color="auto" w:fill="auto"/>
          </w:tcPr>
          <w:p w14:paraId="19627AF2" w14:textId="77777777" w:rsidR="00E375A8" w:rsidRPr="00A61101" w:rsidRDefault="00E375A8" w:rsidP="00927833">
            <w:pPr>
              <w:rPr>
                <w:rFonts w:ascii="Times New Roman" w:hAnsi="Times New Roman"/>
                <w:b/>
                <w:sz w:val="20"/>
              </w:rPr>
            </w:pPr>
            <w:r w:rsidRPr="00A61101">
              <w:rPr>
                <w:rFonts w:ascii="Times New Roman" w:hAnsi="Times New Roman"/>
                <w:b/>
                <w:sz w:val="20"/>
              </w:rPr>
              <w:t>Signature:</w:t>
            </w:r>
          </w:p>
        </w:tc>
      </w:tr>
      <w:tr w:rsidR="00E375A8" w:rsidRPr="00A61101" w14:paraId="7E0745BE" w14:textId="77777777" w:rsidTr="00927833">
        <w:trPr>
          <w:trHeight w:val="56"/>
        </w:trPr>
        <w:tc>
          <w:tcPr>
            <w:tcW w:w="2802" w:type="dxa"/>
            <w:shd w:val="clear" w:color="auto" w:fill="auto"/>
          </w:tcPr>
          <w:p w14:paraId="6B37F8E0" w14:textId="6B075533" w:rsidR="00E375A8" w:rsidRPr="00A61101" w:rsidRDefault="00E375A8" w:rsidP="00F56BBF">
            <w:pPr>
              <w:rPr>
                <w:rFonts w:ascii="Times New Roman" w:hAnsi="Times New Roman"/>
                <w:b/>
                <w:sz w:val="20"/>
              </w:rPr>
            </w:pPr>
            <w:r w:rsidRPr="00A61101">
              <w:rPr>
                <w:rFonts w:ascii="Times New Roman" w:hAnsi="Times New Roman"/>
                <w:b/>
                <w:sz w:val="20"/>
              </w:rPr>
              <w:t>Date:</w:t>
            </w:r>
            <w:ins w:id="1" w:author="Madhavi S Parab" w:date="2019-11-07T11:26:00Z">
              <w:r w:rsidRPr="00A61101">
                <w:rPr>
                  <w:rFonts w:ascii="Times New Roman" w:hAnsi="Times New Roman"/>
                  <w:b/>
                  <w:sz w:val="20"/>
                </w:rPr>
                <w:t xml:space="preserve"> </w:t>
              </w:r>
            </w:ins>
            <w:r w:rsidR="00F56BBF">
              <w:rPr>
                <w:rFonts w:ascii="Times New Roman" w:hAnsi="Times New Roman"/>
                <w:b/>
              </w:rPr>
              <w:t>1</w:t>
            </w:r>
            <w:r w:rsidR="00870A63">
              <w:rPr>
                <w:rFonts w:ascii="Times New Roman" w:hAnsi="Times New Roman"/>
                <w:b/>
              </w:rPr>
              <w:t>5</w:t>
            </w:r>
            <w:r w:rsidR="00F56BBF">
              <w:rPr>
                <w:rFonts w:ascii="Times New Roman" w:hAnsi="Times New Roman"/>
                <w:b/>
              </w:rPr>
              <w:t>.07.202</w:t>
            </w:r>
            <w:r w:rsidR="00870A63">
              <w:rPr>
                <w:rFonts w:ascii="Times New Roman" w:hAnsi="Times New Roman"/>
                <w:b/>
              </w:rPr>
              <w:t>2</w:t>
            </w:r>
          </w:p>
        </w:tc>
        <w:tc>
          <w:tcPr>
            <w:tcW w:w="3160" w:type="dxa"/>
            <w:shd w:val="clear" w:color="auto" w:fill="auto"/>
          </w:tcPr>
          <w:p w14:paraId="5D538E4D" w14:textId="5A1A6D44" w:rsidR="00E375A8" w:rsidRPr="00A61101" w:rsidRDefault="00E375A8" w:rsidP="00927833">
            <w:pPr>
              <w:rPr>
                <w:rFonts w:ascii="Times New Roman" w:hAnsi="Times New Roman"/>
                <w:b/>
                <w:sz w:val="20"/>
              </w:rPr>
            </w:pPr>
            <w:r w:rsidRPr="00A61101">
              <w:rPr>
                <w:rFonts w:ascii="Times New Roman" w:hAnsi="Times New Roman"/>
                <w:b/>
                <w:sz w:val="20"/>
              </w:rPr>
              <w:t xml:space="preserve">Date: </w:t>
            </w:r>
            <w:r w:rsidR="00F56BBF">
              <w:rPr>
                <w:rFonts w:ascii="Times New Roman" w:hAnsi="Times New Roman"/>
                <w:b/>
              </w:rPr>
              <w:t>1</w:t>
            </w:r>
            <w:r w:rsidR="00870A63">
              <w:rPr>
                <w:rFonts w:ascii="Times New Roman" w:hAnsi="Times New Roman"/>
                <w:b/>
              </w:rPr>
              <w:t>5</w:t>
            </w:r>
            <w:r w:rsidR="00F56BBF">
              <w:rPr>
                <w:rFonts w:ascii="Times New Roman" w:hAnsi="Times New Roman"/>
                <w:b/>
              </w:rPr>
              <w:t>.07.202</w:t>
            </w:r>
            <w:r w:rsidR="00870A63">
              <w:rPr>
                <w:rFonts w:ascii="Times New Roman" w:hAnsi="Times New Roman"/>
                <w:b/>
              </w:rPr>
              <w:t>2</w:t>
            </w:r>
          </w:p>
        </w:tc>
        <w:tc>
          <w:tcPr>
            <w:tcW w:w="3133" w:type="dxa"/>
            <w:shd w:val="clear" w:color="auto" w:fill="auto"/>
          </w:tcPr>
          <w:p w14:paraId="69871396" w14:textId="7362ED2B" w:rsidR="00E375A8" w:rsidRPr="00A61101" w:rsidRDefault="00E375A8" w:rsidP="00927833">
            <w:pPr>
              <w:rPr>
                <w:rFonts w:ascii="Times New Roman" w:hAnsi="Times New Roman"/>
                <w:b/>
                <w:sz w:val="20"/>
              </w:rPr>
            </w:pPr>
            <w:r w:rsidRPr="00A61101">
              <w:rPr>
                <w:rFonts w:ascii="Times New Roman" w:hAnsi="Times New Roman"/>
                <w:b/>
                <w:sz w:val="20"/>
              </w:rPr>
              <w:t>Date:</w:t>
            </w:r>
            <w:r w:rsidRPr="00A61101">
              <w:rPr>
                <w:rFonts w:ascii="Times New Roman" w:hAnsi="Times New Roman"/>
                <w:b/>
              </w:rPr>
              <w:t xml:space="preserve"> </w:t>
            </w:r>
            <w:r w:rsidR="00F56BBF">
              <w:rPr>
                <w:rFonts w:ascii="Times New Roman" w:hAnsi="Times New Roman"/>
                <w:b/>
              </w:rPr>
              <w:t>1</w:t>
            </w:r>
            <w:r w:rsidR="00870A63">
              <w:rPr>
                <w:rFonts w:ascii="Times New Roman" w:hAnsi="Times New Roman"/>
                <w:b/>
              </w:rPr>
              <w:t>5</w:t>
            </w:r>
            <w:r w:rsidR="00F56BBF">
              <w:rPr>
                <w:rFonts w:ascii="Times New Roman" w:hAnsi="Times New Roman"/>
                <w:b/>
              </w:rPr>
              <w:t>.07.202</w:t>
            </w:r>
            <w:r w:rsidR="00870A63">
              <w:rPr>
                <w:rFonts w:ascii="Times New Roman" w:hAnsi="Times New Roman"/>
                <w:b/>
              </w:rPr>
              <w:t>2</w:t>
            </w:r>
          </w:p>
        </w:tc>
      </w:tr>
    </w:tbl>
    <w:p w14:paraId="6DF6627D" w14:textId="77777777" w:rsidR="00E375A8" w:rsidRPr="00A61101" w:rsidRDefault="00E375A8" w:rsidP="00E375A8">
      <w:pPr>
        <w:spacing w:after="0" w:line="240" w:lineRule="auto"/>
        <w:rPr>
          <w:rFonts w:ascii="Times New Roman" w:hAnsi="Times New Roman"/>
          <w:b/>
          <w:szCs w:val="24"/>
        </w:rPr>
      </w:pPr>
    </w:p>
    <w:tbl>
      <w:tblPr>
        <w:tblStyle w:val="TableGrid"/>
        <w:tblW w:w="0" w:type="auto"/>
        <w:tblInd w:w="-5" w:type="dxa"/>
        <w:tblLook w:val="04A0" w:firstRow="1" w:lastRow="0" w:firstColumn="1" w:lastColumn="0" w:noHBand="0" w:noVBand="1"/>
      </w:tblPr>
      <w:tblGrid>
        <w:gridCol w:w="2769"/>
        <w:gridCol w:w="2190"/>
        <w:gridCol w:w="2182"/>
        <w:gridCol w:w="1949"/>
      </w:tblGrid>
      <w:tr w:rsidR="00F56BBF" w14:paraId="01D92C39" w14:textId="77777777" w:rsidTr="00F56BBF">
        <w:tc>
          <w:tcPr>
            <w:tcW w:w="9090" w:type="dxa"/>
            <w:gridSpan w:val="4"/>
          </w:tcPr>
          <w:p w14:paraId="202D3865" w14:textId="77777777" w:rsidR="00F56BBF" w:rsidRDefault="00F56BBF" w:rsidP="00785573">
            <w:pPr>
              <w:pStyle w:val="ListParagraph"/>
              <w:tabs>
                <w:tab w:val="left" w:pos="567"/>
              </w:tabs>
              <w:spacing w:line="240" w:lineRule="auto"/>
              <w:ind w:left="0"/>
              <w:jc w:val="center"/>
              <w:rPr>
                <w:rFonts w:ascii="Times New Roman" w:hAnsi="Times New Roman"/>
                <w:b/>
                <w:sz w:val="24"/>
                <w:szCs w:val="24"/>
              </w:rPr>
            </w:pPr>
            <w:r>
              <w:rPr>
                <w:rFonts w:ascii="Times New Roman" w:hAnsi="Times New Roman"/>
                <w:b/>
                <w:sz w:val="24"/>
                <w:szCs w:val="24"/>
              </w:rPr>
              <w:t>Amendment Record</w:t>
            </w:r>
          </w:p>
        </w:tc>
      </w:tr>
      <w:tr w:rsidR="00F56BBF" w14:paraId="33D1967E" w14:textId="77777777" w:rsidTr="00F56BBF">
        <w:tc>
          <w:tcPr>
            <w:tcW w:w="2769" w:type="dxa"/>
          </w:tcPr>
          <w:p w14:paraId="03823CA9" w14:textId="77777777" w:rsidR="00F56BBF" w:rsidRDefault="00F56BBF" w:rsidP="00785573">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Revision date</w:t>
            </w:r>
          </w:p>
        </w:tc>
        <w:tc>
          <w:tcPr>
            <w:tcW w:w="2190" w:type="dxa"/>
          </w:tcPr>
          <w:p w14:paraId="365DCA7B" w14:textId="77777777" w:rsidR="00F56BBF" w:rsidRDefault="00F56BBF" w:rsidP="00785573">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Manual Section ref. and para</w:t>
            </w:r>
          </w:p>
        </w:tc>
        <w:tc>
          <w:tcPr>
            <w:tcW w:w="2182" w:type="dxa"/>
          </w:tcPr>
          <w:p w14:paraId="472DAC29" w14:textId="77777777" w:rsidR="00F56BBF" w:rsidRDefault="00F56BBF" w:rsidP="00785573">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Brief details of revision</w:t>
            </w:r>
          </w:p>
        </w:tc>
        <w:tc>
          <w:tcPr>
            <w:tcW w:w="1949" w:type="dxa"/>
          </w:tcPr>
          <w:p w14:paraId="3E32897F" w14:textId="77777777" w:rsidR="00F56BBF" w:rsidRDefault="00F56BBF" w:rsidP="00785573">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New Revision No.</w:t>
            </w:r>
          </w:p>
        </w:tc>
      </w:tr>
      <w:tr w:rsidR="00F56BBF" w:rsidRPr="001A3E3D" w14:paraId="0D1DA309" w14:textId="77777777" w:rsidTr="00F56BBF">
        <w:tc>
          <w:tcPr>
            <w:tcW w:w="2769" w:type="dxa"/>
          </w:tcPr>
          <w:p w14:paraId="0A8732F3" w14:textId="77777777" w:rsidR="00F56BBF" w:rsidRPr="001A3E3D" w:rsidRDefault="00F56BBF" w:rsidP="00785573">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12.07.2021</w:t>
            </w:r>
          </w:p>
        </w:tc>
        <w:tc>
          <w:tcPr>
            <w:tcW w:w="2190" w:type="dxa"/>
          </w:tcPr>
          <w:p w14:paraId="7FBA3937" w14:textId="77777777" w:rsidR="00F56BBF" w:rsidRPr="001A3E3D" w:rsidRDefault="00F56BBF" w:rsidP="00785573">
            <w:pPr>
              <w:pStyle w:val="ListParagraph"/>
              <w:tabs>
                <w:tab w:val="left" w:pos="567"/>
              </w:tabs>
              <w:spacing w:line="240" w:lineRule="auto"/>
              <w:ind w:left="0"/>
              <w:rPr>
                <w:rFonts w:ascii="Times New Roman" w:hAnsi="Times New Roman"/>
                <w:sz w:val="24"/>
                <w:szCs w:val="24"/>
              </w:rPr>
            </w:pPr>
            <w:r w:rsidRPr="001A3E3D">
              <w:rPr>
                <w:rFonts w:ascii="Times New Roman" w:hAnsi="Times New Roman"/>
                <w:sz w:val="24"/>
                <w:szCs w:val="24"/>
              </w:rPr>
              <w:t xml:space="preserve">Procedure for </w:t>
            </w:r>
            <w:r w:rsidRPr="00F56BBF">
              <w:rPr>
                <w:rFonts w:ascii="Times New Roman" w:hAnsi="Times New Roman"/>
              </w:rPr>
              <w:t>SHUTDOWN OF BLAST FURNACE - II</w:t>
            </w:r>
          </w:p>
        </w:tc>
        <w:tc>
          <w:tcPr>
            <w:tcW w:w="2182" w:type="dxa"/>
          </w:tcPr>
          <w:p w14:paraId="2631E1E0" w14:textId="77777777" w:rsidR="00F56BBF" w:rsidRPr="001A3E3D" w:rsidRDefault="00F56BBF" w:rsidP="00785573">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Point no 7,20,35</w:t>
            </w:r>
          </w:p>
        </w:tc>
        <w:tc>
          <w:tcPr>
            <w:tcW w:w="1949" w:type="dxa"/>
          </w:tcPr>
          <w:p w14:paraId="62B3219E" w14:textId="77777777" w:rsidR="00F56BBF" w:rsidRPr="001A3E3D" w:rsidRDefault="00F56BBF" w:rsidP="00785573">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14</w:t>
            </w:r>
          </w:p>
        </w:tc>
      </w:tr>
      <w:tr w:rsidR="00F56BBF" w14:paraId="496F9806" w14:textId="77777777" w:rsidTr="00F56BBF">
        <w:tc>
          <w:tcPr>
            <w:tcW w:w="2769" w:type="dxa"/>
          </w:tcPr>
          <w:p w14:paraId="450454AE" w14:textId="6E7DC74D" w:rsidR="00F56BBF" w:rsidRPr="00AA7C28" w:rsidRDefault="00870A63" w:rsidP="00785573">
            <w:pPr>
              <w:pStyle w:val="ListParagraph"/>
              <w:tabs>
                <w:tab w:val="left" w:pos="567"/>
              </w:tabs>
              <w:spacing w:line="240" w:lineRule="auto"/>
              <w:ind w:left="0"/>
              <w:rPr>
                <w:rFonts w:ascii="Times New Roman" w:hAnsi="Times New Roman"/>
                <w:bCs/>
                <w:sz w:val="24"/>
                <w:szCs w:val="24"/>
              </w:rPr>
            </w:pPr>
            <w:r w:rsidRPr="00AA7C28">
              <w:rPr>
                <w:rFonts w:ascii="Times New Roman" w:hAnsi="Times New Roman"/>
                <w:bCs/>
                <w:sz w:val="24"/>
                <w:szCs w:val="24"/>
              </w:rPr>
              <w:t>15.07.2022</w:t>
            </w:r>
          </w:p>
        </w:tc>
        <w:tc>
          <w:tcPr>
            <w:tcW w:w="2190" w:type="dxa"/>
          </w:tcPr>
          <w:p w14:paraId="52316AD5" w14:textId="738AD544" w:rsidR="00F56BBF" w:rsidRPr="00AA7C28" w:rsidRDefault="00870A63" w:rsidP="00785573">
            <w:pPr>
              <w:pStyle w:val="ListParagraph"/>
              <w:tabs>
                <w:tab w:val="left" w:pos="567"/>
              </w:tabs>
              <w:spacing w:line="240" w:lineRule="auto"/>
              <w:ind w:left="0"/>
              <w:rPr>
                <w:rFonts w:ascii="Times New Roman" w:hAnsi="Times New Roman"/>
                <w:bCs/>
                <w:sz w:val="24"/>
                <w:szCs w:val="24"/>
              </w:rPr>
            </w:pPr>
            <w:r w:rsidRPr="00AA7C28">
              <w:rPr>
                <w:rFonts w:ascii="Times New Roman" w:hAnsi="Times New Roman"/>
                <w:bCs/>
                <w:sz w:val="24"/>
                <w:szCs w:val="24"/>
              </w:rPr>
              <w:t xml:space="preserve">Procedure for </w:t>
            </w:r>
            <w:r w:rsidRPr="00AA7C28">
              <w:rPr>
                <w:rFonts w:ascii="Times New Roman" w:hAnsi="Times New Roman"/>
                <w:bCs/>
              </w:rPr>
              <w:t>SHUTDOWN OF BLAST FURNACE - II</w:t>
            </w:r>
          </w:p>
        </w:tc>
        <w:tc>
          <w:tcPr>
            <w:tcW w:w="2182" w:type="dxa"/>
          </w:tcPr>
          <w:p w14:paraId="4CDC3C21" w14:textId="40232820" w:rsidR="00F56BBF" w:rsidRPr="00AA7C28" w:rsidRDefault="00AA7C28" w:rsidP="00785573">
            <w:pPr>
              <w:pStyle w:val="ListParagraph"/>
              <w:tabs>
                <w:tab w:val="left" w:pos="567"/>
              </w:tabs>
              <w:spacing w:line="240" w:lineRule="auto"/>
              <w:ind w:left="0"/>
              <w:rPr>
                <w:rFonts w:ascii="Times New Roman" w:hAnsi="Times New Roman"/>
                <w:bCs/>
                <w:sz w:val="24"/>
                <w:szCs w:val="24"/>
              </w:rPr>
            </w:pPr>
            <w:r w:rsidRPr="00AA7C28">
              <w:rPr>
                <w:rFonts w:ascii="Times New Roman" w:hAnsi="Times New Roman"/>
                <w:bCs/>
                <w:sz w:val="24"/>
                <w:szCs w:val="24"/>
              </w:rPr>
              <w:t>POINT 20</w:t>
            </w:r>
          </w:p>
        </w:tc>
        <w:tc>
          <w:tcPr>
            <w:tcW w:w="1949" w:type="dxa"/>
          </w:tcPr>
          <w:p w14:paraId="37FB9428" w14:textId="0382FFB0" w:rsidR="00F56BBF" w:rsidRPr="00AA7C28" w:rsidRDefault="00870A63" w:rsidP="00785573">
            <w:pPr>
              <w:pStyle w:val="ListParagraph"/>
              <w:tabs>
                <w:tab w:val="left" w:pos="567"/>
              </w:tabs>
              <w:spacing w:line="240" w:lineRule="auto"/>
              <w:ind w:left="0"/>
              <w:rPr>
                <w:rFonts w:ascii="Times New Roman" w:hAnsi="Times New Roman"/>
                <w:bCs/>
                <w:sz w:val="24"/>
                <w:szCs w:val="24"/>
              </w:rPr>
            </w:pPr>
            <w:r w:rsidRPr="00AA7C28">
              <w:rPr>
                <w:rFonts w:ascii="Times New Roman" w:hAnsi="Times New Roman"/>
                <w:bCs/>
                <w:sz w:val="24"/>
                <w:szCs w:val="24"/>
              </w:rPr>
              <w:t>15</w:t>
            </w:r>
          </w:p>
        </w:tc>
      </w:tr>
    </w:tbl>
    <w:p w14:paraId="592801AF" w14:textId="77777777" w:rsidR="00F56BBF" w:rsidRPr="00B17067" w:rsidRDefault="00F56BBF" w:rsidP="00F56BBF">
      <w:pPr>
        <w:pStyle w:val="ListParagraph"/>
        <w:tabs>
          <w:tab w:val="left" w:pos="567"/>
        </w:tabs>
        <w:spacing w:line="240" w:lineRule="auto"/>
        <w:ind w:left="567" w:hanging="567"/>
        <w:rPr>
          <w:rFonts w:ascii="Times New Roman" w:hAnsi="Times New Roman"/>
          <w:b/>
          <w:sz w:val="24"/>
          <w:szCs w:val="24"/>
        </w:rPr>
      </w:pPr>
    </w:p>
    <w:p w14:paraId="6ED578CD" w14:textId="77777777" w:rsidR="00FA664D" w:rsidRPr="00C776A2" w:rsidRDefault="00FA664D" w:rsidP="00E375A8">
      <w:pPr>
        <w:pStyle w:val="ListParagraph"/>
        <w:tabs>
          <w:tab w:val="left" w:pos="567"/>
        </w:tabs>
        <w:spacing w:line="240" w:lineRule="auto"/>
        <w:ind w:left="567" w:hanging="567"/>
        <w:rPr>
          <w:rFonts w:ascii="Times New Roman" w:hAnsi="Times New Roman"/>
          <w:szCs w:val="24"/>
        </w:rPr>
      </w:pPr>
    </w:p>
    <w:sectPr w:rsidR="00FA664D" w:rsidRPr="00C776A2" w:rsidSect="00450E2A">
      <w:headerReference w:type="default" r:id="rId10"/>
      <w:footerReference w:type="default" r:id="rId11"/>
      <w:pgSz w:w="11906" w:h="16838" w:code="9"/>
      <w:pgMar w:top="1440" w:right="1133" w:bottom="851" w:left="1440" w:header="567" w:footer="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66F0B" w14:textId="77777777" w:rsidR="009B2FA1" w:rsidRDefault="009B2FA1" w:rsidP="0036287A">
      <w:pPr>
        <w:spacing w:after="0" w:line="240" w:lineRule="auto"/>
      </w:pPr>
      <w:r>
        <w:separator/>
      </w:r>
    </w:p>
  </w:endnote>
  <w:endnote w:type="continuationSeparator" w:id="0">
    <w:p w14:paraId="3AEDE7ED" w14:textId="77777777" w:rsidR="009B2FA1" w:rsidRDefault="009B2FA1"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C24C4" w14:textId="77777777" w:rsidR="00450E2A" w:rsidRDefault="00450E2A" w:rsidP="00450E2A">
    <w:pPr>
      <w:pStyle w:val="Footer"/>
      <w:tabs>
        <w:tab w:val="clear" w:pos="4513"/>
        <w:tab w:val="clear" w:pos="9026"/>
        <w:tab w:val="center" w:pos="4666"/>
        <w:tab w:val="right" w:pos="9333"/>
      </w:tabs>
    </w:pPr>
    <w:r>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Pr>
        <w:rFonts w:ascii="Times New Roman" w:hAnsi="Times New Roman"/>
        <w:i/>
        <w:iCs/>
        <w:color w:val="FF0000"/>
        <w:sz w:val="16"/>
        <w:szCs w:val="24"/>
      </w:rPr>
      <w:t xml:space="preserve">Controlled Copy </w:t>
    </w:r>
    <w:r>
      <w:rPr>
        <w:rFonts w:ascii="Times New Roman" w:hAnsi="Times New Roman"/>
        <w:i/>
        <w:iCs/>
        <w:sz w:val="16"/>
        <w:szCs w:val="24"/>
      </w:rPr>
      <w:t>in Red.  </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1E7AB" w14:textId="77777777" w:rsidR="009B2FA1" w:rsidRDefault="009B2FA1" w:rsidP="0036287A">
      <w:pPr>
        <w:spacing w:after="0" w:line="240" w:lineRule="auto"/>
      </w:pPr>
      <w:r>
        <w:separator/>
      </w:r>
    </w:p>
  </w:footnote>
  <w:footnote w:type="continuationSeparator" w:id="0">
    <w:p w14:paraId="3DEFE93B" w14:textId="77777777" w:rsidR="009B2FA1" w:rsidRDefault="009B2FA1"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394"/>
      <w:gridCol w:w="1701"/>
      <w:gridCol w:w="2126"/>
    </w:tblGrid>
    <w:tr w:rsidR="00314A11" w:rsidRPr="001B4A42" w14:paraId="41E92CA2" w14:textId="77777777" w:rsidTr="00314A11">
      <w:trPr>
        <w:trHeight w:val="251"/>
      </w:trPr>
      <w:tc>
        <w:tcPr>
          <w:tcW w:w="1702" w:type="dxa"/>
          <w:vMerge w:val="restart"/>
          <w:vAlign w:val="center"/>
        </w:tcPr>
        <w:p w14:paraId="071EF1A7" w14:textId="7643EAA7" w:rsidR="00314A11" w:rsidRPr="001B4A42" w:rsidRDefault="00E55E29" w:rsidP="000B4EA3">
          <w:pPr>
            <w:pStyle w:val="Header"/>
            <w:ind w:hanging="108"/>
            <w:jc w:val="center"/>
          </w:pPr>
          <w:r>
            <w:rPr>
              <w:noProof/>
              <w:lang w:val="en-IN" w:eastAsia="en-IN"/>
            </w:rPr>
            <w:drawing>
              <wp:inline distT="0" distB="0" distL="0" distR="0" wp14:anchorId="13AECBF4" wp14:editId="0F661EF5">
                <wp:extent cx="943610" cy="71183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610" cy="711835"/>
                        </a:xfrm>
                        <a:prstGeom prst="rect">
                          <a:avLst/>
                        </a:prstGeom>
                        <a:noFill/>
                        <a:ln>
                          <a:noFill/>
                        </a:ln>
                      </pic:spPr>
                    </pic:pic>
                  </a:graphicData>
                </a:graphic>
              </wp:inline>
            </w:drawing>
          </w:r>
        </w:p>
      </w:tc>
      <w:tc>
        <w:tcPr>
          <w:tcW w:w="4394" w:type="dxa"/>
        </w:tcPr>
        <w:p w14:paraId="492954EE" w14:textId="77777777" w:rsidR="00314A11" w:rsidRPr="001B4A42" w:rsidRDefault="00883A9E" w:rsidP="001B3F1A">
          <w:pPr>
            <w:pStyle w:val="Header"/>
            <w:jc w:val="center"/>
            <w:rPr>
              <w:rFonts w:ascii="Times New Roman" w:hAnsi="Times New Roman"/>
              <w:b/>
            </w:rPr>
          </w:pPr>
          <w:r w:rsidRPr="005B6EB0">
            <w:rPr>
              <w:rFonts w:ascii="Times New Roman" w:hAnsi="Times New Roman"/>
              <w:b/>
            </w:rPr>
            <w:t xml:space="preserve">VEDANTA LIMITED – </w:t>
          </w:r>
          <w:r>
            <w:rPr>
              <w:rFonts w:ascii="Times New Roman" w:hAnsi="Times New Roman"/>
              <w:b/>
            </w:rPr>
            <w:t>VALUE ADDED BUSINESS</w:t>
          </w:r>
        </w:p>
      </w:tc>
      <w:tc>
        <w:tcPr>
          <w:tcW w:w="1701" w:type="dxa"/>
        </w:tcPr>
        <w:p w14:paraId="51AC1051" w14:textId="77777777" w:rsidR="00314A11" w:rsidRPr="002E7889" w:rsidRDefault="00314A11" w:rsidP="00314A11">
          <w:pPr>
            <w:pStyle w:val="Header"/>
            <w:rPr>
              <w:rFonts w:ascii="Times New Roman" w:hAnsi="Times New Roman"/>
              <w:b/>
            </w:rPr>
          </w:pPr>
          <w:r w:rsidRPr="002E7889">
            <w:rPr>
              <w:rFonts w:ascii="Times New Roman" w:hAnsi="Times New Roman"/>
              <w:b/>
            </w:rPr>
            <w:t>Document No.</w:t>
          </w:r>
          <w:r>
            <w:rPr>
              <w:rFonts w:ascii="Times New Roman" w:hAnsi="Times New Roman"/>
              <w:b/>
            </w:rPr>
            <w:t>:</w:t>
          </w:r>
        </w:p>
      </w:tc>
      <w:tc>
        <w:tcPr>
          <w:tcW w:w="2126" w:type="dxa"/>
        </w:tcPr>
        <w:p w14:paraId="50FAD5CE" w14:textId="32F47BC2" w:rsidR="00314A11" w:rsidRPr="00667F1A" w:rsidRDefault="008707DD" w:rsidP="00044F0D">
          <w:pPr>
            <w:pStyle w:val="Header"/>
            <w:rPr>
              <w:rFonts w:ascii="Times New Roman" w:hAnsi="Times New Roman"/>
              <w:b/>
            </w:rPr>
          </w:pPr>
          <w:r>
            <w:rPr>
              <w:rFonts w:ascii="Times New Roman" w:hAnsi="Times New Roman"/>
              <w:b/>
            </w:rPr>
            <w:t>VL</w:t>
          </w:r>
          <w:r w:rsidRPr="00F34649">
            <w:rPr>
              <w:rFonts w:ascii="Times New Roman" w:hAnsi="Times New Roman"/>
              <w:b/>
            </w:rPr>
            <w:t>/IMS/</w:t>
          </w:r>
          <w:r>
            <w:rPr>
              <w:rFonts w:ascii="Times New Roman" w:hAnsi="Times New Roman"/>
              <w:b/>
            </w:rPr>
            <w:t>PID I</w:t>
          </w:r>
          <w:r w:rsidR="00663782">
            <w:rPr>
              <w:rFonts w:ascii="Times New Roman" w:hAnsi="Times New Roman"/>
              <w:b/>
            </w:rPr>
            <w:t>/PROD</w:t>
          </w:r>
          <w:r>
            <w:rPr>
              <w:rFonts w:ascii="Times New Roman" w:hAnsi="Times New Roman"/>
              <w:b/>
              <w:szCs w:val="24"/>
            </w:rPr>
            <w:t>/WI</w:t>
          </w:r>
          <w:r>
            <w:rPr>
              <w:rFonts w:ascii="Times New Roman" w:hAnsi="Times New Roman"/>
              <w:b/>
            </w:rPr>
            <w:t>/</w:t>
          </w:r>
          <w:r w:rsidR="00667F1A" w:rsidRPr="00667F1A">
            <w:rPr>
              <w:rFonts w:ascii="Times New Roman" w:hAnsi="Times New Roman"/>
              <w:b/>
              <w:szCs w:val="24"/>
            </w:rPr>
            <w:t>06B</w:t>
          </w:r>
        </w:p>
      </w:tc>
    </w:tr>
    <w:tr w:rsidR="00314A11" w:rsidRPr="001B4A42" w14:paraId="7EA9E57E" w14:textId="77777777" w:rsidTr="00314A11">
      <w:trPr>
        <w:trHeight w:val="143"/>
      </w:trPr>
      <w:tc>
        <w:tcPr>
          <w:tcW w:w="1702" w:type="dxa"/>
          <w:vMerge/>
        </w:tcPr>
        <w:p w14:paraId="296212CD" w14:textId="77777777" w:rsidR="00314A11" w:rsidRPr="001B4A42" w:rsidRDefault="00314A11" w:rsidP="003F30BD">
          <w:pPr>
            <w:pStyle w:val="Header"/>
          </w:pPr>
        </w:p>
      </w:tc>
      <w:tc>
        <w:tcPr>
          <w:tcW w:w="4394" w:type="dxa"/>
        </w:tcPr>
        <w:p w14:paraId="3278150B" w14:textId="77777777" w:rsidR="00314A11" w:rsidRPr="001B4A42" w:rsidRDefault="00314A11" w:rsidP="00E80860">
          <w:pPr>
            <w:pStyle w:val="Header"/>
            <w:jc w:val="center"/>
            <w:rPr>
              <w:rFonts w:ascii="Times New Roman" w:hAnsi="Times New Roman"/>
              <w:b/>
            </w:rPr>
          </w:pPr>
          <w:r w:rsidRPr="001B4A42">
            <w:rPr>
              <w:rFonts w:ascii="Times New Roman" w:hAnsi="Times New Roman"/>
              <w:b/>
            </w:rPr>
            <w:t xml:space="preserve">INTEGRATED MANAGEMENT SYSTEM </w:t>
          </w:r>
        </w:p>
      </w:tc>
      <w:tc>
        <w:tcPr>
          <w:tcW w:w="1701" w:type="dxa"/>
        </w:tcPr>
        <w:p w14:paraId="43CC2747" w14:textId="77777777" w:rsidR="00314A11" w:rsidRPr="00550080" w:rsidRDefault="00314A11" w:rsidP="00314A11">
          <w:pPr>
            <w:pStyle w:val="Header"/>
            <w:rPr>
              <w:rFonts w:ascii="Times New Roman" w:hAnsi="Times New Roman"/>
              <w:b/>
            </w:rPr>
          </w:pPr>
          <w:r w:rsidRPr="00550080">
            <w:rPr>
              <w:rFonts w:ascii="Times New Roman" w:hAnsi="Times New Roman"/>
              <w:b/>
            </w:rPr>
            <w:t>Revision Date:</w:t>
          </w:r>
        </w:p>
      </w:tc>
      <w:tc>
        <w:tcPr>
          <w:tcW w:w="2126" w:type="dxa"/>
        </w:tcPr>
        <w:p w14:paraId="0A0BB84C" w14:textId="7B2C0B01" w:rsidR="00314A11" w:rsidRPr="00550080" w:rsidRDefault="007004F4" w:rsidP="00314A11">
          <w:pPr>
            <w:pStyle w:val="Header"/>
            <w:rPr>
              <w:rFonts w:ascii="Times New Roman" w:hAnsi="Times New Roman"/>
              <w:b/>
            </w:rPr>
          </w:pPr>
          <w:r>
            <w:rPr>
              <w:rFonts w:ascii="Times New Roman" w:hAnsi="Times New Roman"/>
              <w:b/>
            </w:rPr>
            <w:t>15.07.2022</w:t>
          </w:r>
        </w:p>
      </w:tc>
    </w:tr>
    <w:tr w:rsidR="00314A11" w:rsidRPr="001B4A42" w14:paraId="56B3607F" w14:textId="77777777" w:rsidTr="00314A11">
      <w:trPr>
        <w:trHeight w:val="143"/>
      </w:trPr>
      <w:tc>
        <w:tcPr>
          <w:tcW w:w="1702" w:type="dxa"/>
          <w:vMerge/>
        </w:tcPr>
        <w:p w14:paraId="56D60137" w14:textId="77777777" w:rsidR="00314A11" w:rsidRPr="001B4A42" w:rsidRDefault="00314A11" w:rsidP="003F30BD">
          <w:pPr>
            <w:pStyle w:val="Header"/>
          </w:pPr>
        </w:p>
      </w:tc>
      <w:tc>
        <w:tcPr>
          <w:tcW w:w="4394" w:type="dxa"/>
          <w:vMerge w:val="restart"/>
          <w:vAlign w:val="center"/>
        </w:tcPr>
        <w:p w14:paraId="6AF9914A" w14:textId="77777777" w:rsidR="00314A11" w:rsidRPr="001B4A42" w:rsidRDefault="00314A11" w:rsidP="001B3F1A">
          <w:pPr>
            <w:pStyle w:val="Header"/>
            <w:ind w:left="-70"/>
            <w:jc w:val="center"/>
            <w:rPr>
              <w:rFonts w:ascii="Times New Roman" w:hAnsi="Times New Roman"/>
              <w:b/>
            </w:rPr>
          </w:pPr>
          <w:r w:rsidRPr="009532E4">
            <w:rPr>
              <w:rFonts w:ascii="Times New Roman" w:hAnsi="Times New Roman"/>
              <w:b/>
            </w:rPr>
            <w:t xml:space="preserve">Work Instructions for </w:t>
          </w:r>
          <w:r w:rsidR="00044F0D" w:rsidRPr="00044F0D">
            <w:rPr>
              <w:rFonts w:ascii="Times New Roman" w:hAnsi="Times New Roman"/>
              <w:b/>
            </w:rPr>
            <w:t>SHUTDOWN OF BLAST FURNACE - II</w:t>
          </w:r>
        </w:p>
      </w:tc>
      <w:tc>
        <w:tcPr>
          <w:tcW w:w="1701" w:type="dxa"/>
        </w:tcPr>
        <w:p w14:paraId="0347BCD2" w14:textId="77777777" w:rsidR="00314A11" w:rsidRPr="002E7889" w:rsidRDefault="00314A11" w:rsidP="00314A11">
          <w:pPr>
            <w:pStyle w:val="Header"/>
            <w:rPr>
              <w:rFonts w:ascii="Times New Roman" w:hAnsi="Times New Roman"/>
              <w:b/>
            </w:rPr>
          </w:pPr>
          <w:r w:rsidRPr="002E7889">
            <w:rPr>
              <w:rFonts w:ascii="Times New Roman" w:hAnsi="Times New Roman"/>
              <w:b/>
            </w:rPr>
            <w:t>Revision No.</w:t>
          </w:r>
          <w:r>
            <w:rPr>
              <w:rFonts w:ascii="Times New Roman" w:hAnsi="Times New Roman"/>
              <w:b/>
            </w:rPr>
            <w:t>:</w:t>
          </w:r>
        </w:p>
      </w:tc>
      <w:tc>
        <w:tcPr>
          <w:tcW w:w="2126" w:type="dxa"/>
        </w:tcPr>
        <w:p w14:paraId="72237E5B" w14:textId="4F2495BC" w:rsidR="00314A11" w:rsidRPr="002E7889" w:rsidRDefault="007004F4" w:rsidP="001B3F1A">
          <w:pPr>
            <w:pStyle w:val="Header"/>
            <w:rPr>
              <w:rFonts w:ascii="Times New Roman" w:hAnsi="Times New Roman"/>
              <w:b/>
            </w:rPr>
          </w:pPr>
          <w:r>
            <w:rPr>
              <w:rFonts w:ascii="Times New Roman" w:hAnsi="Times New Roman"/>
              <w:b/>
            </w:rPr>
            <w:t>15</w:t>
          </w:r>
        </w:p>
      </w:tc>
    </w:tr>
    <w:tr w:rsidR="00314A11" w:rsidRPr="001B4A42" w14:paraId="541225A1" w14:textId="77777777" w:rsidTr="00314A11">
      <w:trPr>
        <w:trHeight w:val="143"/>
      </w:trPr>
      <w:tc>
        <w:tcPr>
          <w:tcW w:w="1702" w:type="dxa"/>
          <w:vMerge/>
        </w:tcPr>
        <w:p w14:paraId="3A89C739" w14:textId="77777777" w:rsidR="00314A11" w:rsidRPr="001B4A42" w:rsidRDefault="00314A11" w:rsidP="003F30BD">
          <w:pPr>
            <w:pStyle w:val="Header"/>
          </w:pPr>
        </w:p>
      </w:tc>
      <w:tc>
        <w:tcPr>
          <w:tcW w:w="4394" w:type="dxa"/>
          <w:vMerge/>
        </w:tcPr>
        <w:p w14:paraId="52AC9C70" w14:textId="77777777" w:rsidR="00314A11" w:rsidRPr="001B4A42" w:rsidRDefault="00314A11" w:rsidP="003F30BD">
          <w:pPr>
            <w:pStyle w:val="Header"/>
            <w:jc w:val="center"/>
            <w:rPr>
              <w:rFonts w:ascii="Times New Roman" w:hAnsi="Times New Roman"/>
              <w:b/>
            </w:rPr>
          </w:pPr>
        </w:p>
      </w:tc>
      <w:tc>
        <w:tcPr>
          <w:tcW w:w="1701" w:type="dxa"/>
        </w:tcPr>
        <w:p w14:paraId="42FA6082" w14:textId="77777777" w:rsidR="00314A11" w:rsidRPr="002E7889" w:rsidRDefault="00314A11" w:rsidP="00314A11">
          <w:pPr>
            <w:pStyle w:val="Header"/>
            <w:rPr>
              <w:rFonts w:ascii="Times New Roman" w:hAnsi="Times New Roman"/>
              <w:b/>
            </w:rPr>
          </w:pPr>
          <w:r w:rsidRPr="002E7889">
            <w:rPr>
              <w:rFonts w:ascii="Times New Roman" w:hAnsi="Times New Roman"/>
              <w:b/>
            </w:rPr>
            <w:t>Page No.</w:t>
          </w:r>
          <w:r>
            <w:rPr>
              <w:rFonts w:ascii="Times New Roman" w:hAnsi="Times New Roman"/>
              <w:b/>
            </w:rPr>
            <w:t>:</w:t>
          </w:r>
        </w:p>
      </w:tc>
      <w:tc>
        <w:tcPr>
          <w:tcW w:w="2126" w:type="dxa"/>
        </w:tcPr>
        <w:p w14:paraId="1A5543AE" w14:textId="77777777" w:rsidR="00314A11" w:rsidRPr="002E7889" w:rsidRDefault="00314A11" w:rsidP="00314A11">
          <w:pPr>
            <w:spacing w:after="0"/>
            <w:rPr>
              <w:rFonts w:ascii="Times New Roman" w:hAnsi="Times New Roman"/>
              <w:b/>
            </w:rPr>
          </w:pPr>
          <w:r w:rsidRPr="002E7889">
            <w:rPr>
              <w:rFonts w:ascii="Times New Roman" w:hAnsi="Times New Roman"/>
              <w:b/>
            </w:rPr>
            <w:fldChar w:fldCharType="begin"/>
          </w:r>
          <w:r w:rsidRPr="002E7889">
            <w:rPr>
              <w:rFonts w:ascii="Times New Roman" w:hAnsi="Times New Roman"/>
              <w:b/>
            </w:rPr>
            <w:instrText xml:space="preserve"> PAGE </w:instrText>
          </w:r>
          <w:r w:rsidRPr="002E7889">
            <w:rPr>
              <w:rFonts w:ascii="Times New Roman" w:hAnsi="Times New Roman"/>
              <w:b/>
            </w:rPr>
            <w:fldChar w:fldCharType="separate"/>
          </w:r>
          <w:r w:rsidR="000C7EF5">
            <w:rPr>
              <w:rFonts w:ascii="Times New Roman" w:hAnsi="Times New Roman"/>
              <w:b/>
              <w:noProof/>
            </w:rPr>
            <w:t>2</w:t>
          </w:r>
          <w:r w:rsidRPr="002E7889">
            <w:rPr>
              <w:rFonts w:ascii="Times New Roman" w:hAnsi="Times New Roman"/>
              <w:b/>
            </w:rPr>
            <w:fldChar w:fldCharType="end"/>
          </w:r>
          <w:r w:rsidRPr="002E7889">
            <w:rPr>
              <w:rFonts w:ascii="Times New Roman" w:hAnsi="Times New Roman"/>
              <w:b/>
            </w:rPr>
            <w:t xml:space="preserve"> of </w:t>
          </w:r>
          <w:r w:rsidRPr="002E7889">
            <w:rPr>
              <w:rFonts w:ascii="Times New Roman" w:hAnsi="Times New Roman"/>
              <w:b/>
            </w:rPr>
            <w:fldChar w:fldCharType="begin"/>
          </w:r>
          <w:r w:rsidRPr="002E7889">
            <w:rPr>
              <w:rFonts w:ascii="Times New Roman" w:hAnsi="Times New Roman"/>
              <w:b/>
            </w:rPr>
            <w:instrText xml:space="preserve"> NUMPAGES  </w:instrText>
          </w:r>
          <w:r w:rsidRPr="002E7889">
            <w:rPr>
              <w:rFonts w:ascii="Times New Roman" w:hAnsi="Times New Roman"/>
              <w:b/>
            </w:rPr>
            <w:fldChar w:fldCharType="separate"/>
          </w:r>
          <w:r w:rsidR="000C7EF5">
            <w:rPr>
              <w:rFonts w:ascii="Times New Roman" w:hAnsi="Times New Roman"/>
              <w:b/>
              <w:noProof/>
            </w:rPr>
            <w:t>5</w:t>
          </w:r>
          <w:r w:rsidRPr="002E7889">
            <w:rPr>
              <w:rFonts w:ascii="Times New Roman" w:hAnsi="Times New Roman"/>
              <w:b/>
            </w:rPr>
            <w:fldChar w:fldCharType="end"/>
          </w:r>
        </w:p>
      </w:tc>
    </w:tr>
  </w:tbl>
  <w:p w14:paraId="573A6CE6" w14:textId="77777777" w:rsidR="003F30BD" w:rsidRDefault="003F30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1D33B2"/>
    <w:multiLevelType w:val="hybridMultilevel"/>
    <w:tmpl w:val="7D6E631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6E12036E"/>
    <w:multiLevelType w:val="hybridMultilevel"/>
    <w:tmpl w:val="BFC44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8421889">
    <w:abstractNumId w:val="0"/>
  </w:num>
  <w:num w:numId="2" w16cid:durableId="112359515">
    <w:abstractNumId w:val="1"/>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bha Vaikunth Gawas">
    <w15:presenceInfo w15:providerId="AD" w15:userId="S::00015386@vedanta.co.in::6c6a349a-8fb8-4e34-944d-f9a7a04fbd36"/>
  </w15:person>
  <w15:person w15:author="Madhavi S Parab">
    <w15:presenceInfo w15:providerId="AD" w15:userId="S-1-5-21-1933485140-791539629-772073404-20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87A"/>
    <w:rsid w:val="00000423"/>
    <w:rsid w:val="000028E9"/>
    <w:rsid w:val="00005814"/>
    <w:rsid w:val="0000778D"/>
    <w:rsid w:val="00011950"/>
    <w:rsid w:val="00013488"/>
    <w:rsid w:val="0003432F"/>
    <w:rsid w:val="000375C8"/>
    <w:rsid w:val="00042ED0"/>
    <w:rsid w:val="00044F0D"/>
    <w:rsid w:val="000507C5"/>
    <w:rsid w:val="00056BB9"/>
    <w:rsid w:val="00080DE6"/>
    <w:rsid w:val="00084EB5"/>
    <w:rsid w:val="00090FB2"/>
    <w:rsid w:val="00094109"/>
    <w:rsid w:val="00096543"/>
    <w:rsid w:val="000B1E7D"/>
    <w:rsid w:val="000B2820"/>
    <w:rsid w:val="000B4EA3"/>
    <w:rsid w:val="000B6B3F"/>
    <w:rsid w:val="000C7EF5"/>
    <w:rsid w:val="000D428B"/>
    <w:rsid w:val="000E4E6C"/>
    <w:rsid w:val="000E5676"/>
    <w:rsid w:val="000F17A9"/>
    <w:rsid w:val="000F5195"/>
    <w:rsid w:val="000F6633"/>
    <w:rsid w:val="000F7C49"/>
    <w:rsid w:val="00107221"/>
    <w:rsid w:val="001264EE"/>
    <w:rsid w:val="00126E92"/>
    <w:rsid w:val="00135E34"/>
    <w:rsid w:val="00145919"/>
    <w:rsid w:val="001560B1"/>
    <w:rsid w:val="00162B88"/>
    <w:rsid w:val="00172225"/>
    <w:rsid w:val="00174AAA"/>
    <w:rsid w:val="001753A1"/>
    <w:rsid w:val="0018029F"/>
    <w:rsid w:val="00180982"/>
    <w:rsid w:val="00182131"/>
    <w:rsid w:val="00182DBA"/>
    <w:rsid w:val="00182F82"/>
    <w:rsid w:val="001854B6"/>
    <w:rsid w:val="001A1398"/>
    <w:rsid w:val="001A280C"/>
    <w:rsid w:val="001A78A2"/>
    <w:rsid w:val="001B21B7"/>
    <w:rsid w:val="001B3F1A"/>
    <w:rsid w:val="001B4A42"/>
    <w:rsid w:val="001B5D11"/>
    <w:rsid w:val="001C0E7E"/>
    <w:rsid w:val="001D7B1C"/>
    <w:rsid w:val="001E025D"/>
    <w:rsid w:val="001F7BA5"/>
    <w:rsid w:val="00212B0B"/>
    <w:rsid w:val="00213467"/>
    <w:rsid w:val="00233524"/>
    <w:rsid w:val="0023499B"/>
    <w:rsid w:val="00235C88"/>
    <w:rsid w:val="00241BB7"/>
    <w:rsid w:val="0025236B"/>
    <w:rsid w:val="00256539"/>
    <w:rsid w:val="00261044"/>
    <w:rsid w:val="00271BAF"/>
    <w:rsid w:val="00277D16"/>
    <w:rsid w:val="00283E16"/>
    <w:rsid w:val="00290DF6"/>
    <w:rsid w:val="002A4742"/>
    <w:rsid w:val="002B2F77"/>
    <w:rsid w:val="002B54E5"/>
    <w:rsid w:val="002C075A"/>
    <w:rsid w:val="002C4D35"/>
    <w:rsid w:val="002C795B"/>
    <w:rsid w:val="002D4D2B"/>
    <w:rsid w:val="002D5A01"/>
    <w:rsid w:val="002E3972"/>
    <w:rsid w:val="002E7889"/>
    <w:rsid w:val="002F51EE"/>
    <w:rsid w:val="002F7E19"/>
    <w:rsid w:val="00301EC3"/>
    <w:rsid w:val="00304DE6"/>
    <w:rsid w:val="0030597A"/>
    <w:rsid w:val="00311D00"/>
    <w:rsid w:val="00314A11"/>
    <w:rsid w:val="00333FA7"/>
    <w:rsid w:val="00345592"/>
    <w:rsid w:val="003508CE"/>
    <w:rsid w:val="003558BA"/>
    <w:rsid w:val="00360D23"/>
    <w:rsid w:val="0036287A"/>
    <w:rsid w:val="00364E07"/>
    <w:rsid w:val="0037211A"/>
    <w:rsid w:val="00374A95"/>
    <w:rsid w:val="003760F3"/>
    <w:rsid w:val="00391C62"/>
    <w:rsid w:val="00392A3A"/>
    <w:rsid w:val="00396915"/>
    <w:rsid w:val="00397384"/>
    <w:rsid w:val="00397EAD"/>
    <w:rsid w:val="003A06B9"/>
    <w:rsid w:val="003B12BA"/>
    <w:rsid w:val="003B404E"/>
    <w:rsid w:val="003C06A1"/>
    <w:rsid w:val="003C0C0D"/>
    <w:rsid w:val="003E1AF2"/>
    <w:rsid w:val="003F30BD"/>
    <w:rsid w:val="003F387F"/>
    <w:rsid w:val="003F7DB8"/>
    <w:rsid w:val="00420185"/>
    <w:rsid w:val="00421C5F"/>
    <w:rsid w:val="00425515"/>
    <w:rsid w:val="00446F1F"/>
    <w:rsid w:val="00450E2A"/>
    <w:rsid w:val="004A0851"/>
    <w:rsid w:val="004A168B"/>
    <w:rsid w:val="004A525E"/>
    <w:rsid w:val="004A6BDF"/>
    <w:rsid w:val="004B08DA"/>
    <w:rsid w:val="004B0E5D"/>
    <w:rsid w:val="004C4123"/>
    <w:rsid w:val="004E0006"/>
    <w:rsid w:val="004E2A68"/>
    <w:rsid w:val="004E33B4"/>
    <w:rsid w:val="004F1BCA"/>
    <w:rsid w:val="004F2A47"/>
    <w:rsid w:val="004F2DA1"/>
    <w:rsid w:val="005005FF"/>
    <w:rsid w:val="0050223F"/>
    <w:rsid w:val="005112D9"/>
    <w:rsid w:val="00516F2A"/>
    <w:rsid w:val="00524E45"/>
    <w:rsid w:val="00535C8B"/>
    <w:rsid w:val="005414A3"/>
    <w:rsid w:val="00544692"/>
    <w:rsid w:val="005458D3"/>
    <w:rsid w:val="00550080"/>
    <w:rsid w:val="0055046A"/>
    <w:rsid w:val="00552A9C"/>
    <w:rsid w:val="005570A0"/>
    <w:rsid w:val="005726CC"/>
    <w:rsid w:val="00583DF7"/>
    <w:rsid w:val="00586E33"/>
    <w:rsid w:val="005871FF"/>
    <w:rsid w:val="00587DC4"/>
    <w:rsid w:val="005A0852"/>
    <w:rsid w:val="005A1FB6"/>
    <w:rsid w:val="005A6F08"/>
    <w:rsid w:val="005C4234"/>
    <w:rsid w:val="005D436D"/>
    <w:rsid w:val="005D59AB"/>
    <w:rsid w:val="005E1D4D"/>
    <w:rsid w:val="005E469B"/>
    <w:rsid w:val="005E6E8C"/>
    <w:rsid w:val="005F1195"/>
    <w:rsid w:val="005F244F"/>
    <w:rsid w:val="005F2612"/>
    <w:rsid w:val="005F5011"/>
    <w:rsid w:val="00611FB8"/>
    <w:rsid w:val="00617A6E"/>
    <w:rsid w:val="00636E54"/>
    <w:rsid w:val="006545C9"/>
    <w:rsid w:val="006562AA"/>
    <w:rsid w:val="00663782"/>
    <w:rsid w:val="00667DAD"/>
    <w:rsid w:val="00667F1A"/>
    <w:rsid w:val="00676577"/>
    <w:rsid w:val="00684AFE"/>
    <w:rsid w:val="00686821"/>
    <w:rsid w:val="006868A6"/>
    <w:rsid w:val="006A4AED"/>
    <w:rsid w:val="006A5A97"/>
    <w:rsid w:val="006B2F04"/>
    <w:rsid w:val="006C3D3D"/>
    <w:rsid w:val="006D0CA9"/>
    <w:rsid w:val="006D7CF2"/>
    <w:rsid w:val="006E04F2"/>
    <w:rsid w:val="006E13EB"/>
    <w:rsid w:val="006E64E5"/>
    <w:rsid w:val="006F3D6B"/>
    <w:rsid w:val="007004F4"/>
    <w:rsid w:val="0070550E"/>
    <w:rsid w:val="00710D0B"/>
    <w:rsid w:val="007131B6"/>
    <w:rsid w:val="00715C42"/>
    <w:rsid w:val="0076462F"/>
    <w:rsid w:val="00764EC8"/>
    <w:rsid w:val="0077479B"/>
    <w:rsid w:val="0077498C"/>
    <w:rsid w:val="007774DC"/>
    <w:rsid w:val="00780603"/>
    <w:rsid w:val="00783164"/>
    <w:rsid w:val="00784F70"/>
    <w:rsid w:val="00792636"/>
    <w:rsid w:val="007A2DF2"/>
    <w:rsid w:val="007A3D8C"/>
    <w:rsid w:val="007B2FEC"/>
    <w:rsid w:val="007C3411"/>
    <w:rsid w:val="007D3422"/>
    <w:rsid w:val="007D4636"/>
    <w:rsid w:val="007E45E9"/>
    <w:rsid w:val="007E700E"/>
    <w:rsid w:val="007E729E"/>
    <w:rsid w:val="007F4B98"/>
    <w:rsid w:val="007F5A73"/>
    <w:rsid w:val="008055C6"/>
    <w:rsid w:val="00817C7F"/>
    <w:rsid w:val="0082406B"/>
    <w:rsid w:val="008248D4"/>
    <w:rsid w:val="00835BA2"/>
    <w:rsid w:val="00842F0E"/>
    <w:rsid w:val="00847F5A"/>
    <w:rsid w:val="00862B60"/>
    <w:rsid w:val="008707DD"/>
    <w:rsid w:val="00870A63"/>
    <w:rsid w:val="00870B68"/>
    <w:rsid w:val="0087258E"/>
    <w:rsid w:val="00880116"/>
    <w:rsid w:val="00880722"/>
    <w:rsid w:val="00880EAB"/>
    <w:rsid w:val="00883A9E"/>
    <w:rsid w:val="00893C0B"/>
    <w:rsid w:val="00895912"/>
    <w:rsid w:val="008A4AF0"/>
    <w:rsid w:val="008B05C0"/>
    <w:rsid w:val="008B29E1"/>
    <w:rsid w:val="008B3AB2"/>
    <w:rsid w:val="008C57E1"/>
    <w:rsid w:val="008C6013"/>
    <w:rsid w:val="008D3AF0"/>
    <w:rsid w:val="008E5D61"/>
    <w:rsid w:val="008F0F70"/>
    <w:rsid w:val="00906A61"/>
    <w:rsid w:val="00915013"/>
    <w:rsid w:val="00924CD6"/>
    <w:rsid w:val="009304D4"/>
    <w:rsid w:val="00934689"/>
    <w:rsid w:val="00935381"/>
    <w:rsid w:val="009359B4"/>
    <w:rsid w:val="00942E79"/>
    <w:rsid w:val="009532E4"/>
    <w:rsid w:val="0096703D"/>
    <w:rsid w:val="00970FA4"/>
    <w:rsid w:val="00970FFB"/>
    <w:rsid w:val="00975C88"/>
    <w:rsid w:val="00980FC7"/>
    <w:rsid w:val="009846F0"/>
    <w:rsid w:val="00996860"/>
    <w:rsid w:val="009B2FA1"/>
    <w:rsid w:val="009B7C98"/>
    <w:rsid w:val="009C0F36"/>
    <w:rsid w:val="009C1CE2"/>
    <w:rsid w:val="009C2D3C"/>
    <w:rsid w:val="009D1C9B"/>
    <w:rsid w:val="009D2CED"/>
    <w:rsid w:val="009E296D"/>
    <w:rsid w:val="009E57BF"/>
    <w:rsid w:val="009E5F19"/>
    <w:rsid w:val="009F1874"/>
    <w:rsid w:val="00A11B07"/>
    <w:rsid w:val="00A15D03"/>
    <w:rsid w:val="00A2079D"/>
    <w:rsid w:val="00A37D0F"/>
    <w:rsid w:val="00A41452"/>
    <w:rsid w:val="00A45D18"/>
    <w:rsid w:val="00A506BA"/>
    <w:rsid w:val="00A51C84"/>
    <w:rsid w:val="00A5482D"/>
    <w:rsid w:val="00A60A96"/>
    <w:rsid w:val="00A66818"/>
    <w:rsid w:val="00A77874"/>
    <w:rsid w:val="00AA7C28"/>
    <w:rsid w:val="00AB1375"/>
    <w:rsid w:val="00AB1C68"/>
    <w:rsid w:val="00AC09FE"/>
    <w:rsid w:val="00AD1315"/>
    <w:rsid w:val="00AD2669"/>
    <w:rsid w:val="00AD438C"/>
    <w:rsid w:val="00AE0585"/>
    <w:rsid w:val="00AE5D23"/>
    <w:rsid w:val="00B04D1D"/>
    <w:rsid w:val="00B106D2"/>
    <w:rsid w:val="00B16E23"/>
    <w:rsid w:val="00B31114"/>
    <w:rsid w:val="00B4491C"/>
    <w:rsid w:val="00B45C2E"/>
    <w:rsid w:val="00B75B05"/>
    <w:rsid w:val="00B768B9"/>
    <w:rsid w:val="00B80FF3"/>
    <w:rsid w:val="00B9260F"/>
    <w:rsid w:val="00B93C91"/>
    <w:rsid w:val="00B94D7B"/>
    <w:rsid w:val="00B96588"/>
    <w:rsid w:val="00BA078B"/>
    <w:rsid w:val="00BA2F90"/>
    <w:rsid w:val="00BA3126"/>
    <w:rsid w:val="00BA7336"/>
    <w:rsid w:val="00BB1C50"/>
    <w:rsid w:val="00BB43A2"/>
    <w:rsid w:val="00BB72D7"/>
    <w:rsid w:val="00BB7C42"/>
    <w:rsid w:val="00BC100C"/>
    <w:rsid w:val="00BC26DB"/>
    <w:rsid w:val="00BC35C0"/>
    <w:rsid w:val="00BD2BB8"/>
    <w:rsid w:val="00BD6C5B"/>
    <w:rsid w:val="00BE64F7"/>
    <w:rsid w:val="00BF0CC7"/>
    <w:rsid w:val="00BF2F76"/>
    <w:rsid w:val="00C05F98"/>
    <w:rsid w:val="00C1460A"/>
    <w:rsid w:val="00C41BE2"/>
    <w:rsid w:val="00C5314A"/>
    <w:rsid w:val="00C56A1E"/>
    <w:rsid w:val="00C67B70"/>
    <w:rsid w:val="00C70B3F"/>
    <w:rsid w:val="00C776A2"/>
    <w:rsid w:val="00C82BBA"/>
    <w:rsid w:val="00C86F76"/>
    <w:rsid w:val="00C877A8"/>
    <w:rsid w:val="00C90B17"/>
    <w:rsid w:val="00C93E35"/>
    <w:rsid w:val="00C94632"/>
    <w:rsid w:val="00CA1F02"/>
    <w:rsid w:val="00CB0B9A"/>
    <w:rsid w:val="00CD32DD"/>
    <w:rsid w:val="00CE4E43"/>
    <w:rsid w:val="00CE663D"/>
    <w:rsid w:val="00D00594"/>
    <w:rsid w:val="00D00B81"/>
    <w:rsid w:val="00D0392F"/>
    <w:rsid w:val="00D119B6"/>
    <w:rsid w:val="00D1438A"/>
    <w:rsid w:val="00D14DDA"/>
    <w:rsid w:val="00D332DF"/>
    <w:rsid w:val="00D41453"/>
    <w:rsid w:val="00D548D4"/>
    <w:rsid w:val="00D5643B"/>
    <w:rsid w:val="00D57BEF"/>
    <w:rsid w:val="00D72D0E"/>
    <w:rsid w:val="00D779C6"/>
    <w:rsid w:val="00D84E9B"/>
    <w:rsid w:val="00D92675"/>
    <w:rsid w:val="00D95DB4"/>
    <w:rsid w:val="00DA0EBD"/>
    <w:rsid w:val="00DC0A52"/>
    <w:rsid w:val="00DC5201"/>
    <w:rsid w:val="00DC5863"/>
    <w:rsid w:val="00DD3AEE"/>
    <w:rsid w:val="00DD76B3"/>
    <w:rsid w:val="00DE5D04"/>
    <w:rsid w:val="00E07FB9"/>
    <w:rsid w:val="00E1126B"/>
    <w:rsid w:val="00E2148F"/>
    <w:rsid w:val="00E31454"/>
    <w:rsid w:val="00E33B43"/>
    <w:rsid w:val="00E36E34"/>
    <w:rsid w:val="00E375A8"/>
    <w:rsid w:val="00E51316"/>
    <w:rsid w:val="00E55E29"/>
    <w:rsid w:val="00E62BCD"/>
    <w:rsid w:val="00E62FC7"/>
    <w:rsid w:val="00E77A52"/>
    <w:rsid w:val="00E80860"/>
    <w:rsid w:val="00E847B9"/>
    <w:rsid w:val="00E92A83"/>
    <w:rsid w:val="00EB2F05"/>
    <w:rsid w:val="00EB337F"/>
    <w:rsid w:val="00EB70B4"/>
    <w:rsid w:val="00ED48D2"/>
    <w:rsid w:val="00ED5182"/>
    <w:rsid w:val="00ED6A4C"/>
    <w:rsid w:val="00ED7C07"/>
    <w:rsid w:val="00EE0FB6"/>
    <w:rsid w:val="00F04A74"/>
    <w:rsid w:val="00F124A7"/>
    <w:rsid w:val="00F14E37"/>
    <w:rsid w:val="00F2199F"/>
    <w:rsid w:val="00F23F5C"/>
    <w:rsid w:val="00F24EE3"/>
    <w:rsid w:val="00F27D27"/>
    <w:rsid w:val="00F45C75"/>
    <w:rsid w:val="00F5486C"/>
    <w:rsid w:val="00F56BBF"/>
    <w:rsid w:val="00F67CF9"/>
    <w:rsid w:val="00F7339F"/>
    <w:rsid w:val="00F80D04"/>
    <w:rsid w:val="00F90E49"/>
    <w:rsid w:val="00FA0A8E"/>
    <w:rsid w:val="00FA664D"/>
    <w:rsid w:val="00FA69D7"/>
    <w:rsid w:val="00FA734D"/>
    <w:rsid w:val="00FA7463"/>
    <w:rsid w:val="00FC29E1"/>
    <w:rsid w:val="00FC3E28"/>
    <w:rsid w:val="00FC61CD"/>
    <w:rsid w:val="00FD5D20"/>
    <w:rsid w:val="00FD7586"/>
    <w:rsid w:val="00FD7D0B"/>
    <w:rsid w:val="00FE7BBC"/>
    <w:rsid w:val="00FF0D9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F85662"/>
  <w15:docId w15:val="{CF22682C-4AE9-4770-A220-E4A0A4711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D0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044F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9C1CE2"/>
    <w:pPr>
      <w:keepNext/>
      <w:spacing w:before="240" w:after="60" w:line="240" w:lineRule="auto"/>
      <w:outlineLvl w:val="1"/>
    </w:pPr>
    <w:rPr>
      <w:rFonts w:ascii="Cambria" w:hAnsi="Cambria"/>
      <w:b/>
      <w:bCs/>
      <w:i/>
      <w:iCs/>
      <w:sz w:val="28"/>
      <w:szCs w:val="28"/>
    </w:rPr>
  </w:style>
  <w:style w:type="paragraph" w:styleId="Heading9">
    <w:name w:val="heading 9"/>
    <w:basedOn w:val="Normal"/>
    <w:next w:val="Normal"/>
    <w:link w:val="Heading9Char"/>
    <w:qFormat/>
    <w:rsid w:val="00E36E34"/>
    <w:p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DD3AEE"/>
    <w:pPr>
      <w:autoSpaceDE w:val="0"/>
      <w:autoSpaceDN w:val="0"/>
      <w:adjustRightInd w:val="0"/>
    </w:pPr>
    <w:rPr>
      <w:rFonts w:ascii="Cambria" w:hAnsi="Cambria" w:cs="Cambria"/>
      <w:color w:val="000000"/>
      <w:sz w:val="24"/>
      <w:szCs w:val="24"/>
      <w:lang w:val="en-US" w:eastAsia="en-US"/>
    </w:rPr>
  </w:style>
  <w:style w:type="character" w:styleId="PageNumber">
    <w:name w:val="page number"/>
    <w:basedOn w:val="DefaultParagraphFont"/>
    <w:rsid w:val="005726CC"/>
  </w:style>
  <w:style w:type="character" w:customStyle="1" w:styleId="Heading9Char">
    <w:name w:val="Heading 9 Char"/>
    <w:link w:val="Heading9"/>
    <w:rsid w:val="00E36E34"/>
    <w:rPr>
      <w:rFonts w:ascii="Arial" w:hAnsi="Arial" w:cs="Arial"/>
      <w:sz w:val="22"/>
      <w:szCs w:val="22"/>
    </w:rPr>
  </w:style>
  <w:style w:type="paragraph" w:styleId="BodyTextIndent">
    <w:name w:val="Body Text Indent"/>
    <w:basedOn w:val="Normal"/>
    <w:link w:val="BodyTextIndentChar"/>
    <w:rsid w:val="00E36E34"/>
    <w:pPr>
      <w:spacing w:after="0" w:line="240" w:lineRule="auto"/>
      <w:ind w:left="720" w:hanging="720"/>
    </w:pPr>
    <w:rPr>
      <w:rFonts w:ascii="Times New Roman" w:hAnsi="Times New Roman"/>
      <w:sz w:val="24"/>
      <w:szCs w:val="24"/>
    </w:rPr>
  </w:style>
  <w:style w:type="character" w:customStyle="1" w:styleId="BodyTextIndentChar">
    <w:name w:val="Body Text Indent Char"/>
    <w:link w:val="BodyTextIndent"/>
    <w:rsid w:val="00E36E34"/>
    <w:rPr>
      <w:rFonts w:ascii="Times New Roman" w:hAnsi="Times New Roman"/>
      <w:sz w:val="24"/>
      <w:szCs w:val="24"/>
    </w:rPr>
  </w:style>
  <w:style w:type="character" w:customStyle="1" w:styleId="Heading2Char">
    <w:name w:val="Heading 2 Char"/>
    <w:link w:val="Heading2"/>
    <w:rsid w:val="009C1CE2"/>
    <w:rPr>
      <w:rFonts w:ascii="Cambria" w:hAnsi="Cambria"/>
      <w:b/>
      <w:bCs/>
      <w:i/>
      <w:iCs/>
      <w:sz w:val="28"/>
      <w:szCs w:val="28"/>
    </w:rPr>
  </w:style>
  <w:style w:type="paragraph" w:styleId="NoSpacing">
    <w:name w:val="No Spacing"/>
    <w:uiPriority w:val="1"/>
    <w:qFormat/>
    <w:rsid w:val="003508CE"/>
    <w:rPr>
      <w:sz w:val="22"/>
      <w:szCs w:val="22"/>
      <w:lang w:val="en-US" w:eastAsia="en-US"/>
    </w:rPr>
  </w:style>
  <w:style w:type="table" w:customStyle="1" w:styleId="TableGrid4">
    <w:name w:val="Table Grid4"/>
    <w:basedOn w:val="TableNormal"/>
    <w:next w:val="TableGrid"/>
    <w:uiPriority w:val="59"/>
    <w:rsid w:val="003508CE"/>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044F0D"/>
    <w:rPr>
      <w:rFonts w:asciiTheme="majorHAnsi" w:eastAsiaTheme="majorEastAsia" w:hAnsiTheme="majorHAnsi" w:cstheme="majorBidi"/>
      <w:b/>
      <w:bCs/>
      <w:color w:val="365F91" w:themeColor="accent1" w:themeShade="BF"/>
      <w:sz w:val="28"/>
      <w:szCs w:val="28"/>
      <w:lang w:val="en-US" w:eastAsia="en-US"/>
    </w:rPr>
  </w:style>
  <w:style w:type="paragraph" w:styleId="Revision">
    <w:name w:val="Revision"/>
    <w:hidden/>
    <w:uiPriority w:val="99"/>
    <w:semiHidden/>
    <w:rsid w:val="007004F4"/>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72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17"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ustomXml" Target="../customXml/item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C3AEC8A-0071-4A33-A16F-A671A61EE3AE}">
  <ds:schemaRefs>
    <ds:schemaRef ds:uri="http://schemas.openxmlformats.org/officeDocument/2006/bibliography"/>
  </ds:schemaRefs>
</ds:datastoreItem>
</file>

<file path=customXml/itemProps2.xml><?xml version="1.0" encoding="utf-8"?>
<ds:datastoreItem xmlns:ds="http://schemas.openxmlformats.org/officeDocument/2006/customXml" ds:itemID="{BE1F8D03-C6FD-4485-BB0D-1FC2DBB5BA32}"/>
</file>

<file path=customXml/itemProps3.xml><?xml version="1.0" encoding="utf-8"?>
<ds:datastoreItem xmlns:ds="http://schemas.openxmlformats.org/officeDocument/2006/customXml" ds:itemID="{A87D5682-1D4D-45FE-AF8E-E0F615355E0D}"/>
</file>

<file path=customXml/itemProps4.xml><?xml version="1.0" encoding="utf-8"?>
<ds:datastoreItem xmlns:ds="http://schemas.openxmlformats.org/officeDocument/2006/customXml" ds:itemID="{4ECFECBE-6D7B-411C-B64D-CF27114F617A}"/>
</file>

<file path=docProps/app.xml><?xml version="1.0" encoding="utf-8"?>
<Properties xmlns="http://schemas.openxmlformats.org/officeDocument/2006/extended-properties" xmlns:vt="http://schemas.openxmlformats.org/officeDocument/2006/docPropsVTypes">
  <Template>Normal</Template>
  <TotalTime>16</TotalTime>
  <Pages>4</Pages>
  <Words>1253</Words>
  <Characters>7147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Zenith Computers Limited</Company>
  <LinksUpToDate>false</LinksUpToDate>
  <CharactersWithSpaces>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vidyati</dc:creator>
  <cp:lastModifiedBy>Lobha Vaikunth Gawas</cp:lastModifiedBy>
  <cp:revision>7</cp:revision>
  <cp:lastPrinted>2019-12-09T09:12:00Z</cp:lastPrinted>
  <dcterms:created xsi:type="dcterms:W3CDTF">2022-07-03T20:46:00Z</dcterms:created>
  <dcterms:modified xsi:type="dcterms:W3CDTF">2023-04-25T05:16:00Z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0x0101007E09428367BB6C478DCFDAEFD0D8ED51</vt:lpwstr>
  </property>
  <property fmtid="{D5CDD505-2E9C-101B-9397-08002B2CF9AE}" pid="3" name="Order">
    <vt:r8>941000</vt:r8>
  </property>
  <property fmtid="{D5CDD505-2E9C-101B-9397-08002B2CF9AE}" pid="4" name="_ExtendedDescription">
    <vt:lpwstr/>
  </property>
</Properties>
</file>