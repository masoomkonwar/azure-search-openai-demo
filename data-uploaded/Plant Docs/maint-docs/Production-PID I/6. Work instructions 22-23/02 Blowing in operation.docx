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ls" ContentType="application/vnd.ms-excel"/>
  <Default Extension="docx" ContentType="application/vnd.openxmlformats-officedocument.wordprocessingml.document"/>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8CD3C" w14:textId="77777777" w:rsidR="007E45E9" w:rsidRPr="00D6117E" w:rsidRDefault="007E45E9" w:rsidP="007E45E9">
      <w:pPr>
        <w:spacing w:after="0" w:line="240" w:lineRule="auto"/>
        <w:jc w:val="center"/>
        <w:rPr>
          <w:rFonts w:ascii="Times New Roman" w:hAnsi="Times New Roman"/>
          <w:b/>
          <w:sz w:val="24"/>
          <w:szCs w:val="24"/>
          <w:u w:val="single"/>
        </w:rPr>
      </w:pPr>
    </w:p>
    <w:p w14:paraId="5837A30B" w14:textId="77777777" w:rsidR="00923E3D" w:rsidRDefault="00BD6C5B" w:rsidP="00314A11">
      <w:pPr>
        <w:spacing w:line="240" w:lineRule="auto"/>
        <w:jc w:val="center"/>
        <w:rPr>
          <w:ins w:id="0" w:author="Lobha Vaikunth Gawas" w:date="2022-07-16T11:21:00Z"/>
          <w:rFonts w:ascii="Times New Roman" w:hAnsi="Times New Roman"/>
          <w:b/>
          <w:sz w:val="28"/>
          <w:szCs w:val="24"/>
          <w:u w:val="single"/>
        </w:rPr>
      </w:pPr>
      <w:r w:rsidRPr="00D6117E">
        <w:rPr>
          <w:rFonts w:ascii="Times New Roman" w:hAnsi="Times New Roman"/>
          <w:b/>
          <w:sz w:val="28"/>
          <w:szCs w:val="24"/>
          <w:u w:val="single"/>
        </w:rPr>
        <w:t>WORK INSTRUCTION</w:t>
      </w:r>
      <w:r w:rsidR="009D1C9B" w:rsidRPr="00D6117E">
        <w:rPr>
          <w:rFonts w:ascii="Times New Roman" w:hAnsi="Times New Roman"/>
          <w:b/>
          <w:sz w:val="28"/>
          <w:szCs w:val="24"/>
          <w:u w:val="single"/>
        </w:rPr>
        <w:t>S</w:t>
      </w:r>
      <w:r w:rsidRPr="00D6117E">
        <w:rPr>
          <w:rFonts w:ascii="Times New Roman" w:hAnsi="Times New Roman"/>
          <w:b/>
          <w:sz w:val="28"/>
          <w:szCs w:val="24"/>
          <w:u w:val="single"/>
        </w:rPr>
        <w:t xml:space="preserve"> FO</w:t>
      </w:r>
      <w:r w:rsidR="00BA078B" w:rsidRPr="00D6117E">
        <w:rPr>
          <w:rFonts w:ascii="Times New Roman" w:hAnsi="Times New Roman"/>
          <w:b/>
          <w:sz w:val="28"/>
          <w:szCs w:val="24"/>
          <w:u w:val="single"/>
        </w:rPr>
        <w:t>R</w:t>
      </w:r>
      <w:r w:rsidR="00BA078B" w:rsidRPr="00D6117E">
        <w:rPr>
          <w:rFonts w:ascii="Times New Roman" w:hAnsi="Times New Roman"/>
          <w:b/>
          <w:sz w:val="28"/>
          <w:szCs w:val="24"/>
        </w:rPr>
        <w:t>_</w:t>
      </w:r>
      <w:r w:rsidR="009F3933" w:rsidRPr="00D6117E">
        <w:rPr>
          <w:rFonts w:ascii="Times New Roman" w:hAnsi="Times New Roman"/>
          <w:b/>
          <w:sz w:val="28"/>
          <w:szCs w:val="24"/>
          <w:u w:val="single"/>
        </w:rPr>
        <w:t>BLOWING IN OPERATION</w:t>
      </w:r>
      <w:r w:rsidR="00F7339F" w:rsidRPr="00D6117E">
        <w:rPr>
          <w:rFonts w:ascii="Times New Roman" w:hAnsi="Times New Roman"/>
          <w:b/>
          <w:sz w:val="28"/>
          <w:szCs w:val="24"/>
        </w:rPr>
        <w:t xml:space="preserve"> </w:t>
      </w:r>
      <w:r w:rsidR="00F7339F" w:rsidRPr="00D6117E">
        <w:rPr>
          <w:rFonts w:ascii="Times New Roman" w:hAnsi="Times New Roman"/>
          <w:b/>
          <w:sz w:val="28"/>
          <w:szCs w:val="24"/>
          <w:u w:val="single"/>
        </w:rPr>
        <w:t xml:space="preserve">        </w:t>
      </w:r>
    </w:p>
    <w:p w14:paraId="73567739" w14:textId="389EF659" w:rsidR="0070550E" w:rsidRPr="00D6117E" w:rsidRDefault="00923E3D">
      <w:pPr>
        <w:spacing w:line="240" w:lineRule="auto"/>
        <w:rPr>
          <w:rFonts w:ascii="Times New Roman" w:hAnsi="Times New Roman"/>
          <w:b/>
          <w:sz w:val="28"/>
          <w:szCs w:val="24"/>
          <w:u w:val="single"/>
        </w:rPr>
        <w:pPrChange w:id="1" w:author="Lobha Vaikunth Gawas" w:date="2022-07-16T11:21:00Z">
          <w:pPr>
            <w:spacing w:line="240" w:lineRule="auto"/>
            <w:jc w:val="center"/>
          </w:pPr>
        </w:pPrChange>
      </w:pPr>
      <w:r w:rsidRPr="00923E3D">
        <w:rPr>
          <w:rFonts w:ascii="Times New Roman" w:hAnsi="Times New Roman"/>
          <w:bCs/>
          <w:sz w:val="28"/>
          <w:szCs w:val="24"/>
          <w:u w:val="single"/>
        </w:rPr>
        <w:t>Responsibility:</w:t>
      </w:r>
      <w:r>
        <w:rPr>
          <w:rFonts w:ascii="Times New Roman" w:hAnsi="Times New Roman"/>
          <w:b/>
          <w:sz w:val="28"/>
          <w:szCs w:val="24"/>
          <w:u w:val="single"/>
        </w:rPr>
        <w:t xml:space="preserve">  </w:t>
      </w:r>
      <w:r w:rsidRPr="00923E3D">
        <w:rPr>
          <w:rFonts w:ascii="Times New Roman" w:hAnsi="Times New Roman"/>
          <w:bCs/>
          <w:sz w:val="28"/>
          <w:szCs w:val="24"/>
          <w:u w:val="single"/>
        </w:rPr>
        <w:t>SS/Deputy Head Production/HOD</w:t>
      </w:r>
      <w:r w:rsidR="00F7339F" w:rsidRPr="00D6117E">
        <w:rPr>
          <w:rFonts w:ascii="Times New Roman" w:hAnsi="Times New Roman"/>
          <w:b/>
          <w:sz w:val="28"/>
          <w:szCs w:val="24"/>
          <w:u w:val="single"/>
        </w:rPr>
        <w:t xml:space="preserve">                   </w:t>
      </w:r>
      <w:r w:rsidR="00BD6C5B" w:rsidRPr="00D6117E">
        <w:rPr>
          <w:rFonts w:ascii="Times New Roman" w:hAnsi="Times New Roman"/>
          <w:b/>
          <w:sz w:val="28"/>
          <w:szCs w:val="24"/>
          <w:u w:val="single"/>
        </w:rPr>
        <w:t xml:space="preserve"> </w:t>
      </w:r>
      <w:r w:rsidR="00F7339F" w:rsidRPr="00D6117E">
        <w:rPr>
          <w:rFonts w:ascii="Times New Roman" w:hAnsi="Times New Roman"/>
          <w:b/>
          <w:sz w:val="28"/>
          <w:szCs w:val="24"/>
          <w:u w:val="single"/>
        </w:rPr>
        <w:t xml:space="preserve">        </w:t>
      </w:r>
    </w:p>
    <w:p w14:paraId="5728AC6F" w14:textId="50AF57B2" w:rsidR="00483A65" w:rsidRPr="00D6117E" w:rsidRDefault="00483A65" w:rsidP="00483A65">
      <w:pPr>
        <w:pStyle w:val="NormalWeb"/>
        <w:spacing w:after="240" w:afterAutospacing="0"/>
      </w:pPr>
      <w:r w:rsidRPr="00D6117E">
        <w:rPr>
          <w:bCs/>
          <w:u w:val="single"/>
        </w:rPr>
        <w:t xml:space="preserve">Criteria: </w:t>
      </w:r>
      <w:r w:rsidR="009F3933" w:rsidRPr="00D6117E">
        <w:rPr>
          <w:bCs/>
          <w:u w:val="single"/>
        </w:rPr>
        <w:t xml:space="preserve"> </w:t>
      </w:r>
      <w:r w:rsidRPr="00D6117E">
        <w:rPr>
          <w:bCs/>
          <w:u w:val="single"/>
        </w:rPr>
        <w:t xml:space="preserve">Safe &amp; Smooth Blowing </w:t>
      </w:r>
      <w:r w:rsidR="00F402D4" w:rsidRPr="00D6117E">
        <w:rPr>
          <w:bCs/>
          <w:u w:val="single"/>
        </w:rPr>
        <w:t>in</w:t>
      </w:r>
      <w:r w:rsidRPr="00D6117E">
        <w:rPr>
          <w:bCs/>
          <w:u w:val="single"/>
        </w:rPr>
        <w:t xml:space="preserve"> Operation</w:t>
      </w:r>
    </w:p>
    <w:p w14:paraId="4E6BF95D" w14:textId="77777777" w:rsidR="00483A65" w:rsidRPr="00D6117E" w:rsidRDefault="00483A65" w:rsidP="00483A65">
      <w:pPr>
        <w:pStyle w:val="WW-BodyText2"/>
        <w:tabs>
          <w:tab w:val="clear" w:pos="720"/>
        </w:tabs>
        <w:spacing w:before="3" w:line="340" w:lineRule="atLeast"/>
        <w:jc w:val="left"/>
        <w:rPr>
          <w:bCs/>
          <w:szCs w:val="24"/>
          <w:u w:val="single"/>
        </w:rPr>
      </w:pPr>
      <w:r w:rsidRPr="00D6117E">
        <w:rPr>
          <w:bCs/>
          <w:szCs w:val="24"/>
          <w:u w:val="single"/>
        </w:rPr>
        <w:t xml:space="preserve">Identified Hazards: </w:t>
      </w:r>
    </w:p>
    <w:p w14:paraId="1F4A32DD" w14:textId="77777777" w:rsidR="009F3933" w:rsidRPr="00D6117E" w:rsidRDefault="009F3933" w:rsidP="00483A65">
      <w:pPr>
        <w:pStyle w:val="WW-BodyText2"/>
        <w:tabs>
          <w:tab w:val="clear" w:pos="720"/>
        </w:tabs>
        <w:spacing w:before="3" w:line="340" w:lineRule="atLeast"/>
        <w:jc w:val="left"/>
        <w:rPr>
          <w:snapToGrid w:val="0"/>
          <w:color w:val="000000"/>
          <w:szCs w:val="24"/>
        </w:rPr>
      </w:pPr>
    </w:p>
    <w:p w14:paraId="7C8E0619" w14:textId="77777777" w:rsidR="00483A65" w:rsidRPr="00D6117E" w:rsidRDefault="00483A65" w:rsidP="00BC1CF2">
      <w:pPr>
        <w:pStyle w:val="WW-BodyText2"/>
        <w:numPr>
          <w:ilvl w:val="0"/>
          <w:numId w:val="16"/>
        </w:numPr>
        <w:spacing w:before="3"/>
        <w:jc w:val="left"/>
        <w:rPr>
          <w:snapToGrid w:val="0"/>
          <w:color w:val="000000"/>
          <w:szCs w:val="24"/>
        </w:rPr>
      </w:pPr>
      <w:r w:rsidRPr="00D6117E">
        <w:rPr>
          <w:snapToGrid w:val="0"/>
          <w:color w:val="000000"/>
          <w:szCs w:val="24"/>
        </w:rPr>
        <w:t>Contact with hot material</w:t>
      </w:r>
    </w:p>
    <w:p w14:paraId="6F8CE7AA" w14:textId="77777777" w:rsidR="00483A65" w:rsidRPr="00D6117E" w:rsidRDefault="00F85236" w:rsidP="00BC1CF2">
      <w:pPr>
        <w:pStyle w:val="WW-BodyText2"/>
        <w:numPr>
          <w:ilvl w:val="0"/>
          <w:numId w:val="16"/>
        </w:numPr>
        <w:spacing w:before="3"/>
        <w:jc w:val="left"/>
        <w:rPr>
          <w:szCs w:val="24"/>
        </w:rPr>
      </w:pPr>
      <w:r>
        <w:rPr>
          <w:snapToGrid w:val="0"/>
          <w:color w:val="000000"/>
          <w:szCs w:val="24"/>
        </w:rPr>
        <w:t xml:space="preserve">BF </w:t>
      </w:r>
      <w:r w:rsidR="00483A65" w:rsidRPr="00D6117E">
        <w:rPr>
          <w:snapToGrid w:val="0"/>
          <w:color w:val="000000"/>
          <w:szCs w:val="24"/>
        </w:rPr>
        <w:t>Gas leakage</w:t>
      </w:r>
    </w:p>
    <w:p w14:paraId="0BA044E5" w14:textId="77777777" w:rsidR="00483A65" w:rsidRPr="00D6117E" w:rsidRDefault="00483A65" w:rsidP="00BC1CF2">
      <w:pPr>
        <w:pStyle w:val="WW-BodyText2"/>
        <w:numPr>
          <w:ilvl w:val="0"/>
          <w:numId w:val="16"/>
        </w:numPr>
        <w:spacing w:before="3"/>
        <w:jc w:val="left"/>
        <w:rPr>
          <w:szCs w:val="24"/>
        </w:rPr>
      </w:pPr>
      <w:r w:rsidRPr="00D6117E">
        <w:rPr>
          <w:snapToGrid w:val="0"/>
          <w:color w:val="000000"/>
          <w:szCs w:val="24"/>
        </w:rPr>
        <w:t xml:space="preserve">Fire &amp; explosion the furnace area &amp; in the oxygen line </w:t>
      </w:r>
    </w:p>
    <w:p w14:paraId="1E7FBA78" w14:textId="77777777" w:rsidR="00483A65" w:rsidRPr="00D6117E" w:rsidRDefault="00483A65" w:rsidP="00BC1CF2">
      <w:pPr>
        <w:pStyle w:val="WW-BodyText2"/>
        <w:numPr>
          <w:ilvl w:val="0"/>
          <w:numId w:val="16"/>
        </w:numPr>
        <w:spacing w:before="3"/>
        <w:jc w:val="left"/>
        <w:rPr>
          <w:szCs w:val="24"/>
        </w:rPr>
      </w:pPr>
      <w:r w:rsidRPr="00D6117E">
        <w:rPr>
          <w:snapToGrid w:val="0"/>
          <w:color w:val="000000"/>
          <w:szCs w:val="24"/>
        </w:rPr>
        <w:t>Contact with hot water</w:t>
      </w:r>
    </w:p>
    <w:p w14:paraId="252146B1" w14:textId="77777777" w:rsidR="00483A65" w:rsidRPr="00D6117E" w:rsidRDefault="00483A65" w:rsidP="00BC1CF2">
      <w:pPr>
        <w:pStyle w:val="WW-BodyText2"/>
        <w:numPr>
          <w:ilvl w:val="0"/>
          <w:numId w:val="16"/>
        </w:numPr>
        <w:spacing w:before="3"/>
        <w:jc w:val="left"/>
        <w:rPr>
          <w:szCs w:val="24"/>
        </w:rPr>
      </w:pPr>
      <w:r w:rsidRPr="00D6117E">
        <w:rPr>
          <w:snapToGrid w:val="0"/>
          <w:color w:val="000000"/>
          <w:szCs w:val="24"/>
        </w:rPr>
        <w:t>Contact with hot pieces of coke</w:t>
      </w:r>
    </w:p>
    <w:p w14:paraId="08A1B784" w14:textId="77777777" w:rsidR="00483A65" w:rsidRPr="00D6117E" w:rsidRDefault="00483A65" w:rsidP="00BC1CF2">
      <w:pPr>
        <w:pStyle w:val="WW-BodyText2"/>
        <w:numPr>
          <w:ilvl w:val="0"/>
          <w:numId w:val="16"/>
        </w:numPr>
        <w:spacing w:before="3"/>
        <w:jc w:val="left"/>
        <w:rPr>
          <w:szCs w:val="24"/>
        </w:rPr>
      </w:pPr>
      <w:r w:rsidRPr="00D6117E">
        <w:rPr>
          <w:snapToGrid w:val="0"/>
          <w:color w:val="000000"/>
          <w:szCs w:val="24"/>
        </w:rPr>
        <w:t>Fall of person</w:t>
      </w:r>
    </w:p>
    <w:p w14:paraId="3F09F3CF" w14:textId="77777777" w:rsidR="00483A65" w:rsidRPr="00D6117E" w:rsidRDefault="00483A65" w:rsidP="00BC1CF2">
      <w:pPr>
        <w:pStyle w:val="WW-BodyText2"/>
        <w:numPr>
          <w:ilvl w:val="0"/>
          <w:numId w:val="16"/>
        </w:numPr>
        <w:spacing w:before="3"/>
        <w:jc w:val="left"/>
        <w:rPr>
          <w:szCs w:val="24"/>
        </w:rPr>
      </w:pPr>
      <w:r w:rsidRPr="00D6117E">
        <w:rPr>
          <w:snapToGrid w:val="0"/>
          <w:color w:val="000000"/>
          <w:szCs w:val="24"/>
        </w:rPr>
        <w:t xml:space="preserve">Impact by mechanical machineries </w:t>
      </w:r>
    </w:p>
    <w:p w14:paraId="7BDB1028" w14:textId="77777777" w:rsidR="00483A65" w:rsidRPr="00D6117E" w:rsidRDefault="00483A65" w:rsidP="00BC1CF2">
      <w:pPr>
        <w:pStyle w:val="WW-BodyText2"/>
        <w:numPr>
          <w:ilvl w:val="0"/>
          <w:numId w:val="16"/>
        </w:numPr>
        <w:spacing w:before="3"/>
        <w:jc w:val="left"/>
        <w:rPr>
          <w:szCs w:val="24"/>
        </w:rPr>
      </w:pPr>
      <w:r w:rsidRPr="00D6117E">
        <w:rPr>
          <w:szCs w:val="24"/>
        </w:rPr>
        <w:t>Entanglement/trapping/slipping</w:t>
      </w:r>
    </w:p>
    <w:p w14:paraId="1E07C512" w14:textId="77777777" w:rsidR="00483A65" w:rsidRPr="00D6117E" w:rsidRDefault="002C3922" w:rsidP="00BC1CF2">
      <w:pPr>
        <w:pStyle w:val="WW-BodyText2"/>
        <w:numPr>
          <w:ilvl w:val="0"/>
          <w:numId w:val="16"/>
        </w:numPr>
        <w:spacing w:before="3"/>
        <w:jc w:val="left"/>
        <w:rPr>
          <w:szCs w:val="24"/>
        </w:rPr>
      </w:pPr>
      <w:r>
        <w:rPr>
          <w:szCs w:val="24"/>
        </w:rPr>
        <w:t>Human Behavior -</w:t>
      </w:r>
      <w:r w:rsidR="00483A65" w:rsidRPr="00D6117E">
        <w:rPr>
          <w:szCs w:val="24"/>
        </w:rPr>
        <w:t>Not shifting people from the PCM platform or P</w:t>
      </w:r>
      <w:r w:rsidR="009F3933" w:rsidRPr="00D6117E">
        <w:rPr>
          <w:szCs w:val="24"/>
        </w:rPr>
        <w:t xml:space="preserve">CM tail end before starting the </w:t>
      </w:r>
      <w:r w:rsidR="00483A65" w:rsidRPr="00D6117E">
        <w:rPr>
          <w:szCs w:val="24"/>
        </w:rPr>
        <w:t>activity.</w:t>
      </w:r>
    </w:p>
    <w:p w14:paraId="2B2004CE" w14:textId="0247B953" w:rsidR="00483A65" w:rsidRPr="00D6117E" w:rsidRDefault="002C3922" w:rsidP="00BC1CF2">
      <w:pPr>
        <w:pStyle w:val="WW-BodyText2"/>
        <w:numPr>
          <w:ilvl w:val="0"/>
          <w:numId w:val="16"/>
        </w:numPr>
        <w:tabs>
          <w:tab w:val="left" w:pos="720"/>
        </w:tabs>
        <w:spacing w:before="3"/>
        <w:jc w:val="left"/>
        <w:rPr>
          <w:snapToGrid w:val="0"/>
          <w:szCs w:val="24"/>
        </w:rPr>
      </w:pPr>
      <w:r>
        <w:rPr>
          <w:snapToGrid w:val="0"/>
          <w:szCs w:val="24"/>
        </w:rPr>
        <w:t>Human Behavior -</w:t>
      </w:r>
      <w:r w:rsidR="00483A65" w:rsidRPr="00D6117E">
        <w:rPr>
          <w:snapToGrid w:val="0"/>
          <w:szCs w:val="24"/>
        </w:rPr>
        <w:t xml:space="preserve">Nonuse of PPE </w:t>
      </w:r>
    </w:p>
    <w:p w14:paraId="06650E55" w14:textId="77777777" w:rsidR="00483A65" w:rsidRPr="00D6117E" w:rsidRDefault="002C3922" w:rsidP="00BC1CF2">
      <w:pPr>
        <w:pStyle w:val="WW-BodyText2"/>
        <w:numPr>
          <w:ilvl w:val="0"/>
          <w:numId w:val="16"/>
        </w:numPr>
        <w:tabs>
          <w:tab w:val="left" w:pos="720"/>
        </w:tabs>
        <w:spacing w:before="3"/>
        <w:jc w:val="left"/>
        <w:rPr>
          <w:snapToGrid w:val="0"/>
          <w:szCs w:val="24"/>
        </w:rPr>
      </w:pPr>
      <w:r>
        <w:rPr>
          <w:snapToGrid w:val="0"/>
          <w:szCs w:val="24"/>
        </w:rPr>
        <w:t xml:space="preserve">Human Behavior - </w:t>
      </w:r>
      <w:r w:rsidR="00483A65" w:rsidRPr="00D6117E">
        <w:rPr>
          <w:snapToGrid w:val="0"/>
          <w:szCs w:val="24"/>
        </w:rPr>
        <w:t>Improper house keeping</w:t>
      </w:r>
    </w:p>
    <w:p w14:paraId="6DE38EE5" w14:textId="77777777" w:rsidR="00483A65" w:rsidRPr="00D6117E" w:rsidRDefault="00483A65" w:rsidP="00BC1CF2">
      <w:pPr>
        <w:pStyle w:val="WW-BodyText2"/>
        <w:numPr>
          <w:ilvl w:val="0"/>
          <w:numId w:val="16"/>
        </w:numPr>
        <w:tabs>
          <w:tab w:val="left" w:pos="720"/>
        </w:tabs>
        <w:spacing w:before="3"/>
        <w:jc w:val="left"/>
        <w:rPr>
          <w:snapToGrid w:val="0"/>
          <w:szCs w:val="24"/>
        </w:rPr>
      </w:pPr>
      <w:r w:rsidRPr="00D6117E">
        <w:rPr>
          <w:snapToGrid w:val="0"/>
          <w:szCs w:val="24"/>
        </w:rPr>
        <w:t>Inadequate local lighting</w:t>
      </w:r>
    </w:p>
    <w:p w14:paraId="4DEDD3FD" w14:textId="77777777" w:rsidR="00483A65" w:rsidRPr="00D6117E" w:rsidRDefault="002C3922" w:rsidP="00BC1CF2">
      <w:pPr>
        <w:pStyle w:val="WW-BodyText2"/>
        <w:numPr>
          <w:ilvl w:val="0"/>
          <w:numId w:val="16"/>
        </w:numPr>
        <w:spacing w:before="3"/>
        <w:jc w:val="left"/>
        <w:rPr>
          <w:szCs w:val="24"/>
        </w:rPr>
      </w:pPr>
      <w:r>
        <w:rPr>
          <w:snapToGrid w:val="0"/>
          <w:szCs w:val="24"/>
        </w:rPr>
        <w:t>Human Behavior -</w:t>
      </w:r>
      <w:r w:rsidR="00483A65" w:rsidRPr="00D6117E">
        <w:rPr>
          <w:snapToGrid w:val="0"/>
          <w:szCs w:val="24"/>
        </w:rPr>
        <w:t>Running in hurry to attend to the problem soon but getting hurt</w:t>
      </w:r>
    </w:p>
    <w:p w14:paraId="37EA60DC" w14:textId="77777777" w:rsidR="00483A65" w:rsidRPr="00D6117E" w:rsidRDefault="00483A65" w:rsidP="00BC1CF2">
      <w:pPr>
        <w:pStyle w:val="WW-BodyText2"/>
        <w:numPr>
          <w:ilvl w:val="0"/>
          <w:numId w:val="16"/>
        </w:numPr>
        <w:spacing w:before="3"/>
        <w:jc w:val="left"/>
        <w:rPr>
          <w:szCs w:val="24"/>
        </w:rPr>
      </w:pPr>
      <w:r w:rsidRPr="00D6117E">
        <w:rPr>
          <w:szCs w:val="24"/>
        </w:rPr>
        <w:t xml:space="preserve">Dust </w:t>
      </w:r>
    </w:p>
    <w:p w14:paraId="3592AA7E" w14:textId="77777777" w:rsidR="00483A65" w:rsidRPr="00D6117E" w:rsidRDefault="00483A65" w:rsidP="00BC1CF2">
      <w:pPr>
        <w:pStyle w:val="WW-BodyText2"/>
        <w:numPr>
          <w:ilvl w:val="0"/>
          <w:numId w:val="16"/>
        </w:numPr>
        <w:spacing w:before="3"/>
        <w:jc w:val="left"/>
        <w:rPr>
          <w:szCs w:val="24"/>
        </w:rPr>
      </w:pPr>
      <w:r w:rsidRPr="00D6117E">
        <w:rPr>
          <w:snapToGrid w:val="0"/>
          <w:szCs w:val="24"/>
        </w:rPr>
        <w:t xml:space="preserve">Noise </w:t>
      </w:r>
    </w:p>
    <w:p w14:paraId="56A3840E" w14:textId="77777777" w:rsidR="00483A65" w:rsidRPr="002C3922" w:rsidRDefault="00483A65" w:rsidP="00BC1CF2">
      <w:pPr>
        <w:pStyle w:val="WW-BodyText2"/>
        <w:numPr>
          <w:ilvl w:val="0"/>
          <w:numId w:val="16"/>
        </w:numPr>
        <w:spacing w:before="3"/>
        <w:jc w:val="left"/>
        <w:rPr>
          <w:szCs w:val="24"/>
        </w:rPr>
      </w:pPr>
      <w:r w:rsidRPr="00D6117E">
        <w:rPr>
          <w:snapToGrid w:val="0"/>
          <w:szCs w:val="24"/>
        </w:rPr>
        <w:t>heat</w:t>
      </w:r>
    </w:p>
    <w:p w14:paraId="5A0DF695" w14:textId="62B7A706" w:rsidR="002C3922" w:rsidRDefault="002C3922" w:rsidP="002C3922">
      <w:pPr>
        <w:pStyle w:val="WW-BodyText2"/>
        <w:numPr>
          <w:ilvl w:val="0"/>
          <w:numId w:val="16"/>
        </w:numPr>
        <w:spacing w:before="3"/>
        <w:jc w:val="left"/>
        <w:rPr>
          <w:szCs w:val="24"/>
        </w:rPr>
      </w:pPr>
      <w:r w:rsidRPr="002C3922">
        <w:rPr>
          <w:szCs w:val="24"/>
        </w:rPr>
        <w:t>Furnace chilling leading to flame and hot water coming out of blow pipe</w:t>
      </w:r>
    </w:p>
    <w:p w14:paraId="3A8F7B21" w14:textId="525852BC" w:rsidR="00301DFB" w:rsidRDefault="00301DFB" w:rsidP="002C3922">
      <w:pPr>
        <w:pStyle w:val="WW-BodyText2"/>
        <w:numPr>
          <w:ilvl w:val="0"/>
          <w:numId w:val="16"/>
        </w:numPr>
        <w:spacing w:before="3"/>
        <w:jc w:val="left"/>
        <w:rPr>
          <w:szCs w:val="24"/>
        </w:rPr>
      </w:pPr>
      <w:r>
        <w:rPr>
          <w:szCs w:val="24"/>
        </w:rPr>
        <w:t>Mild eruption in EL due to metal entry</w:t>
      </w:r>
    </w:p>
    <w:p w14:paraId="216AD0D0" w14:textId="2A3A39AE" w:rsidR="00301DFB" w:rsidRPr="00D6117E" w:rsidRDefault="00301DFB" w:rsidP="002C3922">
      <w:pPr>
        <w:pStyle w:val="WW-BodyText2"/>
        <w:numPr>
          <w:ilvl w:val="0"/>
          <w:numId w:val="16"/>
        </w:numPr>
        <w:spacing w:before="3"/>
        <w:jc w:val="left"/>
        <w:rPr>
          <w:szCs w:val="24"/>
        </w:rPr>
      </w:pPr>
      <w:r>
        <w:rPr>
          <w:szCs w:val="24"/>
        </w:rPr>
        <w:t>Mild explosion in main runner due to insufficient heating</w:t>
      </w:r>
    </w:p>
    <w:p w14:paraId="0A64AFEB" w14:textId="0D085EB0" w:rsidR="00DC19A8" w:rsidRPr="00DC19A8" w:rsidRDefault="00DC19A8" w:rsidP="00DC19A8">
      <w:pPr>
        <w:pStyle w:val="WW-BodyText2"/>
        <w:tabs>
          <w:tab w:val="clear" w:pos="720"/>
        </w:tabs>
        <w:spacing w:before="3"/>
        <w:jc w:val="left"/>
        <w:rPr>
          <w:color w:val="FF0000"/>
          <w:szCs w:val="24"/>
        </w:rPr>
      </w:pPr>
    </w:p>
    <w:tbl>
      <w:tblPr>
        <w:tblW w:w="2387" w:type="dxa"/>
        <w:tblLook w:val="04A0" w:firstRow="1" w:lastRow="0" w:firstColumn="1" w:lastColumn="0" w:noHBand="0" w:noVBand="1"/>
      </w:tblPr>
      <w:tblGrid>
        <w:gridCol w:w="2387"/>
      </w:tblGrid>
      <w:tr w:rsidR="00833D9A" w:rsidRPr="00D6117E" w14:paraId="2F6369DD" w14:textId="77777777" w:rsidTr="004C7768">
        <w:trPr>
          <w:trHeight w:val="255"/>
        </w:trPr>
        <w:tc>
          <w:tcPr>
            <w:tcW w:w="2387" w:type="dxa"/>
            <w:tcBorders>
              <w:top w:val="nil"/>
              <w:left w:val="nil"/>
              <w:bottom w:val="nil"/>
              <w:right w:val="nil"/>
            </w:tcBorders>
            <w:shd w:val="clear" w:color="auto" w:fill="auto"/>
            <w:noWrap/>
            <w:vAlign w:val="bottom"/>
            <w:hideMark/>
          </w:tcPr>
          <w:p w14:paraId="418B491B" w14:textId="77777777" w:rsidR="009F3933" w:rsidRPr="00D6117E" w:rsidRDefault="009F3933" w:rsidP="00940F5F">
            <w:pPr>
              <w:spacing w:after="0" w:line="240" w:lineRule="auto"/>
              <w:rPr>
                <w:rFonts w:ascii="Times New Roman" w:hAnsi="Times New Roman"/>
                <w:b/>
                <w:bCs/>
                <w:sz w:val="24"/>
                <w:szCs w:val="24"/>
                <w:u w:val="single"/>
              </w:rPr>
            </w:pPr>
          </w:p>
          <w:p w14:paraId="1780609C" w14:textId="77777777" w:rsidR="004C7768" w:rsidRPr="004C7768" w:rsidRDefault="00483A65" w:rsidP="00940F5F">
            <w:pPr>
              <w:spacing w:after="0" w:line="240" w:lineRule="auto"/>
              <w:rPr>
                <w:rFonts w:ascii="Times New Roman" w:hAnsi="Times New Roman"/>
                <w:b/>
                <w:bCs/>
                <w:sz w:val="24"/>
                <w:szCs w:val="24"/>
                <w:u w:val="single"/>
              </w:rPr>
            </w:pPr>
            <w:r w:rsidRPr="00D6117E">
              <w:rPr>
                <w:rFonts w:ascii="Times New Roman" w:hAnsi="Times New Roman"/>
                <w:b/>
                <w:bCs/>
                <w:sz w:val="24"/>
                <w:szCs w:val="24"/>
                <w:u w:val="single"/>
              </w:rPr>
              <w:t>Significant Aspects:</w:t>
            </w:r>
          </w:p>
          <w:p w14:paraId="3307054F" w14:textId="330D65E4" w:rsidR="00483A65" w:rsidRPr="00D6117E" w:rsidRDefault="00A95004" w:rsidP="00940F5F">
            <w:pPr>
              <w:spacing w:after="0" w:line="240" w:lineRule="auto"/>
              <w:rPr>
                <w:rFonts w:ascii="Times New Roman" w:hAnsi="Times New Roman"/>
                <w:sz w:val="24"/>
                <w:szCs w:val="24"/>
              </w:rPr>
            </w:pPr>
            <w:r>
              <w:rPr>
                <w:rFonts w:ascii="Times New Roman" w:hAnsi="Times New Roman"/>
                <w:sz w:val="24"/>
                <w:szCs w:val="24"/>
              </w:rPr>
              <w:t>Generation of</w:t>
            </w:r>
            <w:r w:rsidR="004C7768">
              <w:rPr>
                <w:rFonts w:ascii="Times New Roman" w:hAnsi="Times New Roman"/>
                <w:sz w:val="24"/>
                <w:szCs w:val="24"/>
              </w:rPr>
              <w:t xml:space="preserve"> Hot </w:t>
            </w:r>
            <w:r w:rsidR="00483A65" w:rsidRPr="00D6117E">
              <w:rPr>
                <w:rFonts w:ascii="Times New Roman" w:hAnsi="Times New Roman"/>
                <w:sz w:val="24"/>
                <w:szCs w:val="24"/>
              </w:rPr>
              <w:t>Metal</w:t>
            </w:r>
          </w:p>
        </w:tc>
      </w:tr>
      <w:tr w:rsidR="00833D9A" w:rsidRPr="00D6117E" w14:paraId="3AA36EC7" w14:textId="77777777" w:rsidTr="004C7768">
        <w:trPr>
          <w:trHeight w:val="255"/>
        </w:trPr>
        <w:tc>
          <w:tcPr>
            <w:tcW w:w="2387" w:type="dxa"/>
            <w:tcBorders>
              <w:top w:val="nil"/>
              <w:left w:val="nil"/>
              <w:bottom w:val="nil"/>
              <w:right w:val="nil"/>
            </w:tcBorders>
            <w:shd w:val="clear" w:color="auto" w:fill="auto"/>
            <w:noWrap/>
            <w:vAlign w:val="bottom"/>
            <w:hideMark/>
          </w:tcPr>
          <w:p w14:paraId="13E105AD"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Generation of Slag</w:t>
            </w:r>
          </w:p>
        </w:tc>
      </w:tr>
      <w:tr w:rsidR="00833D9A" w:rsidRPr="00D6117E" w14:paraId="1165BDC3" w14:textId="77777777" w:rsidTr="004C7768">
        <w:trPr>
          <w:trHeight w:val="255"/>
        </w:trPr>
        <w:tc>
          <w:tcPr>
            <w:tcW w:w="2387" w:type="dxa"/>
            <w:tcBorders>
              <w:top w:val="nil"/>
              <w:left w:val="nil"/>
              <w:bottom w:val="nil"/>
              <w:right w:val="nil"/>
            </w:tcBorders>
            <w:shd w:val="clear" w:color="auto" w:fill="auto"/>
            <w:noWrap/>
            <w:vAlign w:val="bottom"/>
            <w:hideMark/>
          </w:tcPr>
          <w:p w14:paraId="2ADD9339"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Generation of BFG</w:t>
            </w:r>
          </w:p>
        </w:tc>
      </w:tr>
      <w:tr w:rsidR="00833D9A" w:rsidRPr="00D6117E" w14:paraId="7CDF9DE9" w14:textId="77777777" w:rsidTr="004C7768">
        <w:trPr>
          <w:trHeight w:val="255"/>
        </w:trPr>
        <w:tc>
          <w:tcPr>
            <w:tcW w:w="2387" w:type="dxa"/>
            <w:tcBorders>
              <w:top w:val="nil"/>
              <w:left w:val="nil"/>
              <w:bottom w:val="nil"/>
              <w:right w:val="nil"/>
            </w:tcBorders>
            <w:shd w:val="clear" w:color="auto" w:fill="auto"/>
            <w:noWrap/>
            <w:vAlign w:val="bottom"/>
            <w:hideMark/>
          </w:tcPr>
          <w:p w14:paraId="072DA355"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Emission of BF gas</w:t>
            </w:r>
          </w:p>
        </w:tc>
      </w:tr>
      <w:tr w:rsidR="00833D9A" w:rsidRPr="00D6117E" w14:paraId="5D3A0419" w14:textId="77777777" w:rsidTr="004C7768">
        <w:trPr>
          <w:trHeight w:val="255"/>
        </w:trPr>
        <w:tc>
          <w:tcPr>
            <w:tcW w:w="2387" w:type="dxa"/>
            <w:tcBorders>
              <w:top w:val="nil"/>
              <w:left w:val="nil"/>
              <w:bottom w:val="nil"/>
              <w:right w:val="nil"/>
            </w:tcBorders>
            <w:shd w:val="clear" w:color="auto" w:fill="auto"/>
            <w:noWrap/>
            <w:vAlign w:val="bottom"/>
            <w:hideMark/>
          </w:tcPr>
          <w:p w14:paraId="29B9F007"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Emission of dust</w:t>
            </w:r>
          </w:p>
        </w:tc>
      </w:tr>
      <w:tr w:rsidR="00833D9A" w:rsidRPr="00D6117E" w14:paraId="6CF78C7F" w14:textId="77777777" w:rsidTr="004C7768">
        <w:trPr>
          <w:trHeight w:val="255"/>
        </w:trPr>
        <w:tc>
          <w:tcPr>
            <w:tcW w:w="2387" w:type="dxa"/>
            <w:tcBorders>
              <w:top w:val="nil"/>
              <w:left w:val="nil"/>
              <w:bottom w:val="nil"/>
              <w:right w:val="nil"/>
            </w:tcBorders>
            <w:shd w:val="clear" w:color="auto" w:fill="auto"/>
            <w:noWrap/>
            <w:vAlign w:val="bottom"/>
            <w:hideMark/>
          </w:tcPr>
          <w:p w14:paraId="15BC1ED5"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Usage of water</w:t>
            </w:r>
          </w:p>
        </w:tc>
      </w:tr>
      <w:tr w:rsidR="00833D9A" w:rsidRPr="00D6117E" w14:paraId="77B4BCAB" w14:textId="77777777" w:rsidTr="004C7768">
        <w:trPr>
          <w:trHeight w:val="255"/>
        </w:trPr>
        <w:tc>
          <w:tcPr>
            <w:tcW w:w="2387" w:type="dxa"/>
            <w:tcBorders>
              <w:top w:val="nil"/>
              <w:left w:val="nil"/>
              <w:bottom w:val="nil"/>
              <w:right w:val="nil"/>
            </w:tcBorders>
            <w:shd w:val="clear" w:color="auto" w:fill="auto"/>
            <w:noWrap/>
            <w:vAlign w:val="bottom"/>
            <w:hideMark/>
          </w:tcPr>
          <w:p w14:paraId="6FD5CA09"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Energy consumption</w:t>
            </w:r>
          </w:p>
        </w:tc>
      </w:tr>
      <w:tr w:rsidR="00833D9A" w:rsidRPr="00D6117E" w14:paraId="61D49212" w14:textId="77777777" w:rsidTr="004C7768">
        <w:trPr>
          <w:trHeight w:val="255"/>
        </w:trPr>
        <w:tc>
          <w:tcPr>
            <w:tcW w:w="2387" w:type="dxa"/>
            <w:tcBorders>
              <w:top w:val="nil"/>
              <w:left w:val="nil"/>
              <w:bottom w:val="nil"/>
              <w:right w:val="nil"/>
            </w:tcBorders>
            <w:shd w:val="clear" w:color="auto" w:fill="auto"/>
            <w:noWrap/>
            <w:vAlign w:val="bottom"/>
            <w:hideMark/>
          </w:tcPr>
          <w:p w14:paraId="6BB6E0A2"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Emission of heat</w:t>
            </w:r>
          </w:p>
        </w:tc>
      </w:tr>
      <w:tr w:rsidR="00833D9A" w:rsidRPr="00D6117E" w14:paraId="71921B59" w14:textId="77777777" w:rsidTr="004C7768">
        <w:trPr>
          <w:trHeight w:val="255"/>
        </w:trPr>
        <w:tc>
          <w:tcPr>
            <w:tcW w:w="2387" w:type="dxa"/>
            <w:tcBorders>
              <w:top w:val="nil"/>
              <w:left w:val="nil"/>
              <w:bottom w:val="nil"/>
              <w:right w:val="nil"/>
            </w:tcBorders>
            <w:shd w:val="clear" w:color="auto" w:fill="auto"/>
            <w:noWrap/>
            <w:vAlign w:val="bottom"/>
            <w:hideMark/>
          </w:tcPr>
          <w:p w14:paraId="32F4BA0C" w14:textId="77777777" w:rsidR="00483A65" w:rsidRPr="00D6117E" w:rsidRDefault="00940F5F" w:rsidP="00940F5F">
            <w:pPr>
              <w:spacing w:after="0" w:line="240" w:lineRule="auto"/>
              <w:rPr>
                <w:rFonts w:ascii="Times New Roman" w:hAnsi="Times New Roman"/>
                <w:sz w:val="24"/>
                <w:szCs w:val="24"/>
              </w:rPr>
            </w:pPr>
            <w:r>
              <w:rPr>
                <w:rFonts w:ascii="Times New Roman" w:hAnsi="Times New Roman"/>
                <w:sz w:val="24"/>
                <w:szCs w:val="24"/>
              </w:rPr>
              <w:t xml:space="preserve">Fire &amp; Explosion in </w:t>
            </w:r>
            <w:r w:rsidR="00483A65" w:rsidRPr="00D6117E">
              <w:rPr>
                <w:rFonts w:ascii="Times New Roman" w:hAnsi="Times New Roman"/>
                <w:sz w:val="24"/>
                <w:szCs w:val="24"/>
              </w:rPr>
              <w:t>gas line</w:t>
            </w:r>
          </w:p>
        </w:tc>
      </w:tr>
      <w:tr w:rsidR="00833D9A" w:rsidRPr="00D6117E" w14:paraId="0A481417" w14:textId="77777777" w:rsidTr="004C7768">
        <w:trPr>
          <w:trHeight w:val="255"/>
        </w:trPr>
        <w:tc>
          <w:tcPr>
            <w:tcW w:w="2387" w:type="dxa"/>
            <w:tcBorders>
              <w:top w:val="nil"/>
              <w:left w:val="nil"/>
              <w:bottom w:val="nil"/>
              <w:right w:val="nil"/>
            </w:tcBorders>
            <w:shd w:val="clear" w:color="auto" w:fill="auto"/>
            <w:noWrap/>
            <w:vAlign w:val="bottom"/>
            <w:hideMark/>
          </w:tcPr>
          <w:p w14:paraId="0D301FFE" w14:textId="77777777" w:rsidR="00483A65" w:rsidRPr="00D6117E" w:rsidRDefault="00940F5F" w:rsidP="00940F5F">
            <w:pPr>
              <w:spacing w:after="0" w:line="240" w:lineRule="auto"/>
              <w:rPr>
                <w:rFonts w:ascii="Times New Roman" w:hAnsi="Times New Roman"/>
                <w:sz w:val="24"/>
                <w:szCs w:val="24"/>
              </w:rPr>
            </w:pPr>
            <w:r>
              <w:rPr>
                <w:rFonts w:ascii="Times New Roman" w:hAnsi="Times New Roman"/>
                <w:sz w:val="24"/>
                <w:szCs w:val="24"/>
              </w:rPr>
              <w:t xml:space="preserve">BF </w:t>
            </w:r>
            <w:r w:rsidR="00483A65" w:rsidRPr="00D6117E">
              <w:rPr>
                <w:rFonts w:ascii="Times New Roman" w:hAnsi="Times New Roman"/>
                <w:sz w:val="24"/>
                <w:szCs w:val="24"/>
              </w:rPr>
              <w:t>Gas leakage</w:t>
            </w:r>
          </w:p>
        </w:tc>
      </w:tr>
      <w:tr w:rsidR="00833D9A" w:rsidRPr="00D6117E" w14:paraId="7499BA19" w14:textId="77777777" w:rsidTr="004C7768">
        <w:trPr>
          <w:trHeight w:val="80"/>
        </w:trPr>
        <w:tc>
          <w:tcPr>
            <w:tcW w:w="2387" w:type="dxa"/>
            <w:tcBorders>
              <w:top w:val="nil"/>
              <w:left w:val="nil"/>
              <w:bottom w:val="nil"/>
              <w:right w:val="nil"/>
            </w:tcBorders>
            <w:shd w:val="clear" w:color="auto" w:fill="auto"/>
            <w:noWrap/>
            <w:vAlign w:val="bottom"/>
            <w:hideMark/>
          </w:tcPr>
          <w:p w14:paraId="0A376E68"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Spillage of water</w:t>
            </w:r>
          </w:p>
          <w:p w14:paraId="0B933A2A" w14:textId="77777777" w:rsidR="009F3933" w:rsidRPr="00D6117E" w:rsidRDefault="00940F5F" w:rsidP="00940F5F">
            <w:pPr>
              <w:spacing w:after="0" w:line="240" w:lineRule="auto"/>
              <w:rPr>
                <w:rFonts w:ascii="Times New Roman" w:hAnsi="Times New Roman"/>
                <w:sz w:val="24"/>
                <w:szCs w:val="24"/>
              </w:rPr>
            </w:pPr>
            <w:r>
              <w:rPr>
                <w:rFonts w:ascii="Times New Roman" w:hAnsi="Times New Roman"/>
                <w:sz w:val="24"/>
                <w:szCs w:val="24"/>
              </w:rPr>
              <w:t>Spillage of Oil / lubricant</w:t>
            </w:r>
          </w:p>
          <w:p w14:paraId="2A2B2172" w14:textId="77777777" w:rsidR="009F3933" w:rsidRPr="00D6117E" w:rsidRDefault="009F3933" w:rsidP="00940F5F">
            <w:pPr>
              <w:spacing w:after="0" w:line="240" w:lineRule="auto"/>
              <w:rPr>
                <w:rFonts w:ascii="Times New Roman" w:hAnsi="Times New Roman"/>
                <w:sz w:val="24"/>
                <w:szCs w:val="24"/>
              </w:rPr>
            </w:pPr>
          </w:p>
          <w:p w14:paraId="53AED121" w14:textId="77777777" w:rsidR="009F3933" w:rsidRPr="00D6117E" w:rsidRDefault="009F3933" w:rsidP="00940F5F">
            <w:pPr>
              <w:spacing w:after="0" w:line="240" w:lineRule="auto"/>
              <w:rPr>
                <w:rFonts w:ascii="Times New Roman" w:hAnsi="Times New Roman"/>
                <w:sz w:val="24"/>
                <w:szCs w:val="24"/>
              </w:rPr>
            </w:pPr>
          </w:p>
        </w:tc>
      </w:tr>
    </w:tbl>
    <w:p w14:paraId="48854C7D" w14:textId="77777777" w:rsidR="009F3933" w:rsidRPr="00D6117E" w:rsidRDefault="00483A65" w:rsidP="00483A65">
      <w:pPr>
        <w:pStyle w:val="NormalWeb"/>
        <w:spacing w:before="0" w:beforeAutospacing="0" w:after="0" w:afterAutospacing="0"/>
        <w:rPr>
          <w:b/>
          <w:bCs/>
          <w:u w:val="single"/>
        </w:rPr>
      </w:pPr>
      <w:r w:rsidRPr="00D6117E">
        <w:rPr>
          <w:b/>
          <w:bCs/>
          <w:u w:val="single"/>
        </w:rPr>
        <w:t>Procedure: </w:t>
      </w:r>
    </w:p>
    <w:p w14:paraId="3CD4378B" w14:textId="77777777" w:rsidR="009F3933" w:rsidRPr="00D6117E" w:rsidRDefault="009F3933" w:rsidP="00483A65">
      <w:pPr>
        <w:pStyle w:val="NormalWeb"/>
        <w:spacing w:before="0" w:beforeAutospacing="0" w:after="0" w:afterAutospacing="0"/>
        <w:rPr>
          <w:b/>
          <w:bCs/>
          <w:u w:val="single"/>
        </w:rPr>
      </w:pPr>
    </w:p>
    <w:p w14:paraId="3463AB0F" w14:textId="77777777" w:rsidR="00483A65" w:rsidRPr="00D6117E" w:rsidRDefault="00483A65" w:rsidP="00483A65">
      <w:pPr>
        <w:pStyle w:val="NormalWeb"/>
        <w:spacing w:before="0" w:beforeAutospacing="0" w:after="0" w:afterAutospacing="0"/>
      </w:pPr>
      <w:r w:rsidRPr="00D6117E">
        <w:lastRenderedPageBreak/>
        <w:t xml:space="preserve">TRIALS &amp; CHECKS BEFORE START UP </w:t>
      </w:r>
    </w:p>
    <w:p w14:paraId="6EA636F0" w14:textId="77777777" w:rsidR="00483A65" w:rsidRPr="00D6117E" w:rsidRDefault="00483A65" w:rsidP="00BC1CF2">
      <w:pPr>
        <w:pStyle w:val="NormalWeb"/>
        <w:numPr>
          <w:ilvl w:val="0"/>
          <w:numId w:val="1"/>
        </w:numPr>
        <w:spacing w:before="0" w:beforeAutospacing="0" w:after="0" w:afterAutospacing="0"/>
      </w:pPr>
      <w:r w:rsidRPr="00D6117E">
        <w:t>Unauthorized operation or repair of any equipment is a punishable offence</w:t>
      </w:r>
    </w:p>
    <w:p w14:paraId="799682E1" w14:textId="77777777" w:rsidR="00483A65" w:rsidRPr="00D6117E" w:rsidRDefault="00126B4C" w:rsidP="00BC1CF2">
      <w:pPr>
        <w:pStyle w:val="NormalWeb"/>
        <w:numPr>
          <w:ilvl w:val="0"/>
          <w:numId w:val="1"/>
        </w:numPr>
        <w:spacing w:before="0" w:beforeAutospacing="0" w:after="0" w:afterAutospacing="0"/>
      </w:pPr>
      <w:r w:rsidRPr="00D6117E">
        <w:t>Trials of all RMHS. All belts,</w:t>
      </w:r>
      <w:r w:rsidR="00483A65" w:rsidRPr="00D6117E">
        <w:t xml:space="preserve"> </w:t>
      </w:r>
      <w:proofErr w:type="gramStart"/>
      <w:r w:rsidR="00483A65" w:rsidRPr="00D6117E">
        <w:t>interlocks</w:t>
      </w:r>
      <w:proofErr w:type="gramEnd"/>
      <w:r w:rsidR="00483A65" w:rsidRPr="00D6117E">
        <w:t xml:space="preserve"> and all safety devices in RMHS.</w:t>
      </w:r>
    </w:p>
    <w:p w14:paraId="1E27EEF2" w14:textId="77777777" w:rsidR="00483A65" w:rsidRPr="00D6117E" w:rsidRDefault="00483A65" w:rsidP="00BC1CF2">
      <w:pPr>
        <w:pStyle w:val="NormalWeb"/>
        <w:numPr>
          <w:ilvl w:val="0"/>
          <w:numId w:val="1"/>
        </w:numPr>
        <w:spacing w:before="0" w:beforeAutospacing="0" w:after="0" w:afterAutospacing="0"/>
      </w:pPr>
      <w:r w:rsidRPr="00D6117E">
        <w:t xml:space="preserve">Calibration of all weighing bins &amp; waiting bins. </w:t>
      </w:r>
    </w:p>
    <w:p w14:paraId="7D068178" w14:textId="77777777" w:rsidR="00483A65" w:rsidRPr="00D6117E" w:rsidRDefault="00483A65" w:rsidP="00BC1CF2">
      <w:pPr>
        <w:pStyle w:val="NormalWeb"/>
        <w:numPr>
          <w:ilvl w:val="0"/>
          <w:numId w:val="1"/>
        </w:numPr>
        <w:spacing w:before="0" w:beforeAutospacing="0" w:after="0" w:afterAutospacing="0"/>
      </w:pPr>
      <w:r w:rsidRPr="00D6117E">
        <w:t xml:space="preserve">Checking of </w:t>
      </w:r>
      <w:r w:rsidR="00126B4C" w:rsidRPr="00D6117E">
        <w:t xml:space="preserve">hand railings, belt </w:t>
      </w:r>
      <w:r w:rsidR="00BB481E" w:rsidRPr="00D6117E">
        <w:t>guarding</w:t>
      </w:r>
      <w:r w:rsidR="00126B4C" w:rsidRPr="00D6117E">
        <w:t xml:space="preserve"> </w:t>
      </w:r>
      <w:r w:rsidRPr="00D6117E">
        <w:t xml:space="preserve">&amp; platforms in RMHS area. </w:t>
      </w:r>
    </w:p>
    <w:p w14:paraId="7DA1C456" w14:textId="77777777" w:rsidR="00483A65" w:rsidRPr="00D6117E" w:rsidRDefault="00483A65" w:rsidP="00BC1CF2">
      <w:pPr>
        <w:pStyle w:val="NormalWeb"/>
        <w:numPr>
          <w:ilvl w:val="0"/>
          <w:numId w:val="1"/>
        </w:numPr>
        <w:spacing w:before="0" w:beforeAutospacing="0" w:after="0" w:afterAutospacing="0"/>
      </w:pPr>
      <w:r w:rsidRPr="00D6117E">
        <w:t xml:space="preserve">Checking of upper &amp; lower bells. Check for opening / closing timings &amp; limit switches signals. </w:t>
      </w:r>
    </w:p>
    <w:p w14:paraId="41F61F3D" w14:textId="77777777" w:rsidR="00C46EB4" w:rsidRPr="00D6117E" w:rsidRDefault="00483A65" w:rsidP="00C46EB4">
      <w:pPr>
        <w:pStyle w:val="NormalWeb"/>
        <w:numPr>
          <w:ilvl w:val="0"/>
          <w:numId w:val="1"/>
        </w:numPr>
        <w:spacing w:before="0" w:beforeAutospacing="0" w:after="0" w:afterAutospacing="0"/>
      </w:pPr>
      <w:r w:rsidRPr="00D6117E">
        <w:t xml:space="preserve">Trial of EV-2 / EV-1 opening </w:t>
      </w:r>
      <w:r w:rsidRPr="00D6117E">
        <w:rPr>
          <w:b/>
          <w:bCs/>
          <w:i/>
          <w:iCs/>
        </w:rPr>
        <w:t xml:space="preserve">/ </w:t>
      </w:r>
      <w:r w:rsidRPr="00D6117E">
        <w:t>closing signals.</w:t>
      </w:r>
    </w:p>
    <w:p w14:paraId="1A1934B7" w14:textId="77777777" w:rsidR="00094FD3" w:rsidRPr="00D6117E" w:rsidRDefault="00094FD3" w:rsidP="00BC1CF2">
      <w:pPr>
        <w:pStyle w:val="NormalWeb"/>
        <w:numPr>
          <w:ilvl w:val="0"/>
          <w:numId w:val="1"/>
        </w:numPr>
        <w:spacing w:before="0" w:beforeAutospacing="0" w:after="0" w:afterAutospacing="0"/>
      </w:pPr>
      <w:r w:rsidRPr="00D6117E">
        <w:t>Checking the oil leakages if any, during the top charging equipment trials.</w:t>
      </w:r>
    </w:p>
    <w:p w14:paraId="540803E1" w14:textId="77777777" w:rsidR="00483A65" w:rsidRPr="00D6117E" w:rsidRDefault="00483A65" w:rsidP="00BC1CF2">
      <w:pPr>
        <w:pStyle w:val="NormalWeb"/>
        <w:numPr>
          <w:ilvl w:val="0"/>
          <w:numId w:val="1"/>
        </w:numPr>
        <w:spacing w:before="0" w:beforeAutospacing="0" w:after="0" w:afterAutospacing="0"/>
      </w:pPr>
      <w:r w:rsidRPr="00D6117E">
        <w:t>Trial of top sprays (top gas temp. Control) /top spray valve position</w:t>
      </w:r>
      <w:r w:rsidR="00094FD3" w:rsidRPr="00D6117E">
        <w:t xml:space="preserve"> &amp; alarm checking in control room</w:t>
      </w:r>
    </w:p>
    <w:p w14:paraId="5289BFCE" w14:textId="77777777" w:rsidR="00C46EB4" w:rsidRPr="00D6117E" w:rsidRDefault="00C46EB4" w:rsidP="00BC1CF2">
      <w:pPr>
        <w:pStyle w:val="NormalWeb"/>
        <w:numPr>
          <w:ilvl w:val="0"/>
          <w:numId w:val="1"/>
        </w:numPr>
        <w:spacing w:before="0" w:beforeAutospacing="0" w:after="0" w:afterAutospacing="0"/>
      </w:pPr>
      <w:r w:rsidRPr="00D6117E">
        <w:t>Trial of auto actuator of top spray &amp; bell cylinder platform.</w:t>
      </w:r>
    </w:p>
    <w:p w14:paraId="09901F5A" w14:textId="77777777" w:rsidR="00483A65" w:rsidRPr="00D6117E" w:rsidRDefault="00483A65" w:rsidP="00BC1CF2">
      <w:pPr>
        <w:pStyle w:val="NormalWeb"/>
        <w:numPr>
          <w:ilvl w:val="0"/>
          <w:numId w:val="1"/>
        </w:numPr>
        <w:spacing w:before="0" w:beforeAutospacing="0" w:after="0" w:afterAutospacing="0"/>
      </w:pPr>
      <w:r w:rsidRPr="00D6117E">
        <w:t xml:space="preserve"> Trial of steam lines. </w:t>
      </w:r>
    </w:p>
    <w:p w14:paraId="790F672E" w14:textId="77777777" w:rsidR="00483A65" w:rsidRPr="00D6117E" w:rsidRDefault="00483A65" w:rsidP="00BC1CF2">
      <w:pPr>
        <w:pStyle w:val="NormalWeb"/>
        <w:numPr>
          <w:ilvl w:val="0"/>
          <w:numId w:val="1"/>
        </w:numPr>
        <w:spacing w:before="0" w:beforeAutospacing="0" w:after="0" w:afterAutospacing="0"/>
      </w:pPr>
      <w:r w:rsidRPr="00D6117E">
        <w:t xml:space="preserve"> Trial of bleeder winches /valves </w:t>
      </w:r>
    </w:p>
    <w:p w14:paraId="5EF64559" w14:textId="77777777" w:rsidR="00483A65" w:rsidRPr="00D6117E" w:rsidRDefault="00483A65" w:rsidP="00BC1CF2">
      <w:pPr>
        <w:pStyle w:val="NormalWeb"/>
        <w:numPr>
          <w:ilvl w:val="0"/>
          <w:numId w:val="1"/>
        </w:numPr>
        <w:spacing w:before="0" w:beforeAutospacing="0" w:after="0" w:afterAutospacing="0"/>
      </w:pPr>
      <w:r w:rsidRPr="00D6117E">
        <w:t>Trial of shell cooling.</w:t>
      </w:r>
    </w:p>
    <w:p w14:paraId="28CF4811" w14:textId="77777777" w:rsidR="00094FD3" w:rsidRPr="00D6117E" w:rsidRDefault="00094FD3" w:rsidP="00BC1CF2">
      <w:pPr>
        <w:pStyle w:val="NormalWeb"/>
        <w:numPr>
          <w:ilvl w:val="0"/>
          <w:numId w:val="1"/>
        </w:numPr>
        <w:spacing w:before="0" w:beforeAutospacing="0" w:after="0" w:afterAutospacing="0"/>
      </w:pPr>
      <w:r w:rsidRPr="00D6117E">
        <w:t>Trial of cooling plate flow &amp; pressure.</w:t>
      </w:r>
    </w:p>
    <w:p w14:paraId="330C7AC2" w14:textId="77777777" w:rsidR="00483A65" w:rsidRPr="00D6117E" w:rsidRDefault="00483A65" w:rsidP="00BC1CF2">
      <w:pPr>
        <w:pStyle w:val="NormalWeb"/>
        <w:numPr>
          <w:ilvl w:val="0"/>
          <w:numId w:val="1"/>
        </w:numPr>
        <w:spacing w:before="0" w:beforeAutospacing="0" w:after="0" w:afterAutospacing="0"/>
      </w:pPr>
      <w:r w:rsidRPr="00D6117E">
        <w:t xml:space="preserve">Trial of tuyere/ </w:t>
      </w:r>
      <w:r w:rsidR="009870E8" w:rsidRPr="00B44969">
        <w:t xml:space="preserve">tuyere </w:t>
      </w:r>
      <w:r w:rsidRPr="00B44969">
        <w:t xml:space="preserve">cooler </w:t>
      </w:r>
      <w:r w:rsidRPr="00D6117E">
        <w:t xml:space="preserve">pressure check </w:t>
      </w:r>
      <w:r w:rsidR="00BB481E" w:rsidRPr="00D6117E">
        <w:t>and back</w:t>
      </w:r>
      <w:r w:rsidRPr="00D6117E">
        <w:t xml:space="preserve"> flushing arrangement. </w:t>
      </w:r>
    </w:p>
    <w:p w14:paraId="00CE425E" w14:textId="77777777" w:rsidR="00483A65" w:rsidRPr="00D6117E" w:rsidRDefault="00483A65" w:rsidP="00BC1CF2">
      <w:pPr>
        <w:pStyle w:val="NormalWeb"/>
        <w:numPr>
          <w:ilvl w:val="0"/>
          <w:numId w:val="1"/>
        </w:numPr>
        <w:spacing w:before="0" w:beforeAutospacing="0" w:after="0" w:afterAutospacing="0"/>
      </w:pPr>
      <w:r w:rsidRPr="00D6117E">
        <w:t xml:space="preserve">Trial of drill M/C. check for </w:t>
      </w:r>
      <w:r w:rsidR="00BB481E" w:rsidRPr="00D6117E">
        <w:t>Centre</w:t>
      </w:r>
      <w:r w:rsidRPr="00D6117E">
        <w:t xml:space="preserve"> and gauge for taphole </w:t>
      </w:r>
      <w:r w:rsidR="00BB481E" w:rsidRPr="00D6117E">
        <w:t>Centre</w:t>
      </w:r>
      <w:r w:rsidRPr="00D6117E">
        <w:t xml:space="preserve"> </w:t>
      </w:r>
    </w:p>
    <w:p w14:paraId="03D4B41E" w14:textId="77777777" w:rsidR="00483A65" w:rsidRPr="00D6117E" w:rsidRDefault="00483A65" w:rsidP="00BC1CF2">
      <w:pPr>
        <w:pStyle w:val="NormalWeb"/>
        <w:numPr>
          <w:ilvl w:val="0"/>
          <w:numId w:val="1"/>
        </w:numPr>
        <w:spacing w:before="0" w:beforeAutospacing="0" w:after="0" w:afterAutospacing="0"/>
      </w:pPr>
      <w:r w:rsidRPr="00D6117E">
        <w:t xml:space="preserve">Trial of M/GUN on load </w:t>
      </w:r>
    </w:p>
    <w:p w14:paraId="120E9D92" w14:textId="77777777" w:rsidR="00483A65" w:rsidRPr="00D6117E" w:rsidRDefault="00483A65" w:rsidP="00BC1CF2">
      <w:pPr>
        <w:pStyle w:val="NormalWeb"/>
        <w:numPr>
          <w:ilvl w:val="0"/>
          <w:numId w:val="1"/>
        </w:numPr>
        <w:spacing w:before="0" w:beforeAutospacing="0" w:after="0" w:afterAutospacing="0"/>
      </w:pPr>
      <w:r w:rsidRPr="00D6117E">
        <w:t xml:space="preserve">Trial of slag granulation system </w:t>
      </w:r>
    </w:p>
    <w:p w14:paraId="55BFB1A1" w14:textId="77777777" w:rsidR="00E811B3" w:rsidRPr="00D6117E" w:rsidRDefault="00483A65" w:rsidP="00E811B3">
      <w:pPr>
        <w:pStyle w:val="NormalWeb"/>
        <w:numPr>
          <w:ilvl w:val="0"/>
          <w:numId w:val="1"/>
        </w:numPr>
        <w:spacing w:before="0" w:beforeAutospacing="0" w:after="0" w:afterAutospacing="0"/>
      </w:pPr>
      <w:r w:rsidRPr="00D6117E">
        <w:t xml:space="preserve">Trial </w:t>
      </w:r>
      <w:r w:rsidR="00BB481E" w:rsidRPr="00D6117E">
        <w:t>of both</w:t>
      </w:r>
      <w:r w:rsidRPr="00D6117E">
        <w:t xml:space="preserve"> stock rods.</w:t>
      </w:r>
      <w:r w:rsidR="00094FD3" w:rsidRPr="00D6117E">
        <w:t xml:space="preserve"> Putting of spark arrestor plate for pneumatic stock rod</w:t>
      </w:r>
    </w:p>
    <w:p w14:paraId="360E41EA" w14:textId="65AD0414" w:rsidR="00483A65" w:rsidRPr="00D6117E" w:rsidRDefault="00483A65" w:rsidP="00E811B3">
      <w:pPr>
        <w:pStyle w:val="NormalWeb"/>
        <w:numPr>
          <w:ilvl w:val="0"/>
          <w:numId w:val="1"/>
        </w:numPr>
        <w:spacing w:before="0" w:beforeAutospacing="0" w:after="0" w:afterAutospacing="0"/>
      </w:pPr>
      <w:r w:rsidRPr="00D6117E">
        <w:rPr>
          <w:bCs/>
        </w:rPr>
        <w:t xml:space="preserve">Trial of all audio /video of safety </w:t>
      </w:r>
      <w:r w:rsidRPr="00D6117E">
        <w:rPr>
          <w:i/>
          <w:iCs/>
        </w:rPr>
        <w:t xml:space="preserve">/ </w:t>
      </w:r>
      <w:r w:rsidR="00BB481E">
        <w:t>alarms in c</w:t>
      </w:r>
      <w:r w:rsidR="00B44969">
        <w:t xml:space="preserve">ontrol room </w:t>
      </w:r>
      <w:r w:rsidRPr="00D6117E">
        <w:t xml:space="preserve">tuyere water pressure signal. </w:t>
      </w:r>
    </w:p>
    <w:p w14:paraId="5C03848C" w14:textId="77777777" w:rsidR="00483A65" w:rsidRPr="00D6117E" w:rsidRDefault="00483A65" w:rsidP="00BC1CF2">
      <w:pPr>
        <w:pStyle w:val="NormalWeb"/>
        <w:numPr>
          <w:ilvl w:val="0"/>
          <w:numId w:val="1"/>
        </w:numPr>
        <w:spacing w:before="0" w:beforeAutospacing="0" w:after="0" w:afterAutospacing="0"/>
      </w:pPr>
      <w:r w:rsidRPr="00D6117E">
        <w:rPr>
          <w:bCs/>
        </w:rPr>
        <w:t xml:space="preserve">Trial of hot blast </w:t>
      </w:r>
      <w:r w:rsidRPr="00D6117E">
        <w:t>valve</w:t>
      </w:r>
      <w:r w:rsidR="00094FD3" w:rsidRPr="00D6117E">
        <w:t>s</w:t>
      </w:r>
      <w:r w:rsidRPr="00D6117E">
        <w:t xml:space="preserve">. </w:t>
      </w:r>
    </w:p>
    <w:p w14:paraId="0E00E733" w14:textId="77777777" w:rsidR="00483A65" w:rsidRPr="00D6117E" w:rsidRDefault="00483A65" w:rsidP="00BC1CF2">
      <w:pPr>
        <w:pStyle w:val="NormalWeb"/>
        <w:numPr>
          <w:ilvl w:val="0"/>
          <w:numId w:val="1"/>
        </w:numPr>
        <w:spacing w:before="0" w:beforeAutospacing="0" w:after="0" w:afterAutospacing="0"/>
      </w:pPr>
      <w:r w:rsidRPr="00D6117E">
        <w:rPr>
          <w:bCs/>
        </w:rPr>
        <w:t xml:space="preserve">Trial of coffee pot. </w:t>
      </w:r>
    </w:p>
    <w:p w14:paraId="53B23810" w14:textId="77777777" w:rsidR="00483A65" w:rsidRPr="00D6117E" w:rsidRDefault="00483A65" w:rsidP="00BC1CF2">
      <w:pPr>
        <w:pStyle w:val="NormalWeb"/>
        <w:numPr>
          <w:ilvl w:val="0"/>
          <w:numId w:val="1"/>
        </w:numPr>
        <w:spacing w:before="0" w:beforeAutospacing="0" w:after="0" w:afterAutospacing="0"/>
      </w:pPr>
      <w:r w:rsidRPr="00D6117E">
        <w:rPr>
          <w:bCs/>
        </w:rPr>
        <w:t xml:space="preserve">Trial of snort </w:t>
      </w:r>
      <w:r w:rsidRPr="00D6117E">
        <w:t>valve</w:t>
      </w:r>
      <w:r w:rsidR="00094FD3" w:rsidRPr="00D6117E">
        <w:t xml:space="preserve"> &amp; snort valve silencer</w:t>
      </w:r>
      <w:r w:rsidRPr="00D6117E">
        <w:t xml:space="preserve"> </w:t>
      </w:r>
      <w:r w:rsidRPr="00D6117E">
        <w:rPr>
          <w:bCs/>
        </w:rPr>
        <w:t xml:space="preserve">check </w:t>
      </w:r>
      <w:r w:rsidRPr="00D6117E">
        <w:t xml:space="preserve">manual </w:t>
      </w:r>
      <w:r w:rsidRPr="00D6117E">
        <w:rPr>
          <w:bCs/>
        </w:rPr>
        <w:t xml:space="preserve">system. </w:t>
      </w:r>
    </w:p>
    <w:p w14:paraId="771DA1EA" w14:textId="77777777" w:rsidR="00407183" w:rsidRPr="00D6117E" w:rsidRDefault="00407183" w:rsidP="00407183">
      <w:pPr>
        <w:pStyle w:val="NormalWeb"/>
        <w:numPr>
          <w:ilvl w:val="0"/>
          <w:numId w:val="1"/>
        </w:numPr>
        <w:spacing w:before="0" w:beforeAutospacing="0" w:after="0" w:afterAutospacing="0"/>
      </w:pPr>
      <w:r w:rsidRPr="00D6117E">
        <w:rPr>
          <w:bCs/>
        </w:rPr>
        <w:t xml:space="preserve">Trial of </w:t>
      </w:r>
      <w:r w:rsidR="009870E8" w:rsidRPr="00D6117E">
        <w:rPr>
          <w:bCs/>
        </w:rPr>
        <w:t>anti-surge</w:t>
      </w:r>
      <w:r w:rsidRPr="00D6117E">
        <w:rPr>
          <w:bCs/>
        </w:rPr>
        <w:t xml:space="preserve"> valve operation.</w:t>
      </w:r>
    </w:p>
    <w:p w14:paraId="46D9819F" w14:textId="77777777" w:rsidR="00407183" w:rsidRPr="00D6117E" w:rsidRDefault="00483A65" w:rsidP="00094FD3">
      <w:pPr>
        <w:pStyle w:val="NormalWeb"/>
        <w:numPr>
          <w:ilvl w:val="0"/>
          <w:numId w:val="1"/>
        </w:numPr>
        <w:spacing w:before="0" w:beforeAutospacing="0" w:after="0" w:afterAutospacing="0"/>
        <w:rPr>
          <w:bCs/>
        </w:rPr>
      </w:pPr>
      <w:r w:rsidRPr="00D6117E">
        <w:rPr>
          <w:bCs/>
        </w:rPr>
        <w:t xml:space="preserve">Trial of </w:t>
      </w:r>
      <w:r w:rsidRPr="00D6117E">
        <w:t xml:space="preserve">IVC </w:t>
      </w:r>
      <w:r w:rsidRPr="00D6117E">
        <w:rPr>
          <w:bCs/>
        </w:rPr>
        <w:t>limit switches.</w:t>
      </w:r>
    </w:p>
    <w:p w14:paraId="214E9518" w14:textId="5744F170" w:rsidR="00407183" w:rsidRPr="00D6117E" w:rsidRDefault="00407183" w:rsidP="00407183">
      <w:pPr>
        <w:pStyle w:val="NormalWeb"/>
        <w:numPr>
          <w:ilvl w:val="0"/>
          <w:numId w:val="1"/>
        </w:numPr>
        <w:spacing w:before="0" w:beforeAutospacing="0" w:after="0" w:afterAutospacing="0"/>
        <w:rPr>
          <w:bCs/>
        </w:rPr>
      </w:pPr>
      <w:r w:rsidRPr="00D6117E">
        <w:rPr>
          <w:bCs/>
        </w:rPr>
        <w:t xml:space="preserve">Trial of all HBS valves for all cycle of each </w:t>
      </w:r>
      <w:r w:rsidR="00A95004" w:rsidRPr="00D6117E">
        <w:rPr>
          <w:bCs/>
        </w:rPr>
        <w:t>stove</w:t>
      </w:r>
    </w:p>
    <w:p w14:paraId="5EBA7583" w14:textId="77777777" w:rsidR="00407183" w:rsidRPr="00D6117E" w:rsidRDefault="00407183" w:rsidP="00407183">
      <w:pPr>
        <w:pStyle w:val="NormalWeb"/>
        <w:numPr>
          <w:ilvl w:val="0"/>
          <w:numId w:val="1"/>
        </w:numPr>
        <w:spacing w:before="0" w:beforeAutospacing="0" w:after="0" w:afterAutospacing="0"/>
        <w:rPr>
          <w:bCs/>
        </w:rPr>
      </w:pPr>
      <w:r w:rsidRPr="00D6117E">
        <w:rPr>
          <w:bCs/>
        </w:rPr>
        <w:t>Trial of CA fan &amp; HBS ID</w:t>
      </w:r>
    </w:p>
    <w:p w14:paraId="323AFA7B" w14:textId="77777777" w:rsidR="00407183" w:rsidRPr="00D6117E" w:rsidRDefault="00407183" w:rsidP="00407183">
      <w:pPr>
        <w:pStyle w:val="NormalWeb"/>
        <w:numPr>
          <w:ilvl w:val="0"/>
          <w:numId w:val="1"/>
        </w:numPr>
        <w:spacing w:before="0" w:beforeAutospacing="0" w:after="0" w:afterAutospacing="0"/>
        <w:rPr>
          <w:bCs/>
        </w:rPr>
      </w:pPr>
      <w:r w:rsidRPr="00D6117E">
        <w:rPr>
          <w:bCs/>
        </w:rPr>
        <w:t>Checking of GPH &amp; APH cleaning.</w:t>
      </w:r>
    </w:p>
    <w:p w14:paraId="1BA81CFF" w14:textId="77777777" w:rsidR="00407183" w:rsidRPr="00D6117E" w:rsidRDefault="00407183" w:rsidP="00407183">
      <w:pPr>
        <w:pStyle w:val="NormalWeb"/>
        <w:numPr>
          <w:ilvl w:val="0"/>
          <w:numId w:val="1"/>
        </w:numPr>
        <w:spacing w:before="0" w:beforeAutospacing="0" w:after="0" w:afterAutospacing="0"/>
        <w:rPr>
          <w:bCs/>
        </w:rPr>
      </w:pPr>
      <w:r w:rsidRPr="00D6117E">
        <w:rPr>
          <w:bCs/>
        </w:rPr>
        <w:t>Checking of all flow meter &amp; transmitter in HBS area.</w:t>
      </w:r>
    </w:p>
    <w:p w14:paraId="1B6D3416" w14:textId="77777777" w:rsidR="00483A65" w:rsidRPr="00D6117E" w:rsidRDefault="00483A65" w:rsidP="00094FD3">
      <w:pPr>
        <w:pStyle w:val="NormalWeb"/>
        <w:numPr>
          <w:ilvl w:val="0"/>
          <w:numId w:val="1"/>
        </w:numPr>
        <w:spacing w:before="0" w:beforeAutospacing="0" w:after="0" w:afterAutospacing="0"/>
        <w:rPr>
          <w:bCs/>
        </w:rPr>
      </w:pPr>
      <w:r w:rsidRPr="00D6117E">
        <w:rPr>
          <w:bCs/>
        </w:rPr>
        <w:t>Trails/indications of all thermocouples at different levels.</w:t>
      </w:r>
    </w:p>
    <w:p w14:paraId="4773F47A" w14:textId="77777777" w:rsidR="00483A65" w:rsidRPr="00D6117E" w:rsidRDefault="00483A65" w:rsidP="00BC1CF2">
      <w:pPr>
        <w:pStyle w:val="NormalWeb"/>
        <w:numPr>
          <w:ilvl w:val="0"/>
          <w:numId w:val="1"/>
        </w:numPr>
        <w:spacing w:before="0" w:beforeAutospacing="0" w:after="0" w:afterAutospacing="0"/>
      </w:pPr>
      <w:r w:rsidRPr="00D6117E">
        <w:rPr>
          <w:bCs/>
        </w:rPr>
        <w:t>Control logic trails for CT pumps, RW pumps,</w:t>
      </w:r>
      <w:r w:rsidR="00407183" w:rsidRPr="00D6117E">
        <w:rPr>
          <w:bCs/>
        </w:rPr>
        <w:t xml:space="preserve"> </w:t>
      </w:r>
      <w:r w:rsidRPr="00D6117E">
        <w:rPr>
          <w:bCs/>
        </w:rPr>
        <w:t>Fire hydrant valves for cast house and HBS.</w:t>
      </w:r>
    </w:p>
    <w:p w14:paraId="4676C6E9" w14:textId="77777777" w:rsidR="00407183" w:rsidRPr="00D6117E" w:rsidRDefault="00BB481E" w:rsidP="00BC1CF2">
      <w:pPr>
        <w:pStyle w:val="NormalWeb"/>
        <w:numPr>
          <w:ilvl w:val="0"/>
          <w:numId w:val="1"/>
        </w:numPr>
        <w:spacing w:before="0" w:beforeAutospacing="0" w:after="0" w:afterAutospacing="0"/>
      </w:pPr>
      <w:r w:rsidRPr="00D6117E">
        <w:rPr>
          <w:bCs/>
        </w:rPr>
        <w:t>Blower’s</w:t>
      </w:r>
      <w:r w:rsidR="00483A65" w:rsidRPr="00D6117E">
        <w:rPr>
          <w:bCs/>
        </w:rPr>
        <w:t xml:space="preserve"> </w:t>
      </w:r>
      <w:r w:rsidR="00407183" w:rsidRPr="00D6117E">
        <w:rPr>
          <w:bCs/>
        </w:rPr>
        <w:t>trail &amp; blower automation.</w:t>
      </w:r>
    </w:p>
    <w:p w14:paraId="55B9A346" w14:textId="77777777" w:rsidR="00483A65" w:rsidRPr="00D6117E" w:rsidRDefault="00407183" w:rsidP="00BC1CF2">
      <w:pPr>
        <w:pStyle w:val="NormalWeb"/>
        <w:numPr>
          <w:ilvl w:val="0"/>
          <w:numId w:val="1"/>
        </w:numPr>
        <w:spacing w:before="0" w:beforeAutospacing="0" w:after="0" w:afterAutospacing="0"/>
      </w:pPr>
      <w:r w:rsidRPr="00D6117E">
        <w:rPr>
          <w:bCs/>
        </w:rPr>
        <w:t xml:space="preserve">Pump trial </w:t>
      </w:r>
      <w:r w:rsidR="00483A65" w:rsidRPr="00D6117E">
        <w:rPr>
          <w:bCs/>
        </w:rPr>
        <w:t>and pump automation trails.</w:t>
      </w:r>
    </w:p>
    <w:p w14:paraId="4DB98AF9" w14:textId="77777777" w:rsidR="00483A65" w:rsidRPr="00D6117E" w:rsidRDefault="00483A65" w:rsidP="00BC1CF2">
      <w:pPr>
        <w:pStyle w:val="NormalWeb"/>
        <w:numPr>
          <w:ilvl w:val="0"/>
          <w:numId w:val="1"/>
        </w:numPr>
        <w:spacing w:before="0" w:beforeAutospacing="0" w:after="0" w:afterAutospacing="0"/>
      </w:pPr>
      <w:r w:rsidRPr="00D6117E">
        <w:rPr>
          <w:bCs/>
        </w:rPr>
        <w:t xml:space="preserve"> </w:t>
      </w:r>
      <w:r w:rsidRPr="00D6117E">
        <w:t xml:space="preserve">Trial </w:t>
      </w:r>
      <w:r w:rsidRPr="00D6117E">
        <w:rPr>
          <w:bCs/>
        </w:rPr>
        <w:t xml:space="preserve">of </w:t>
      </w:r>
      <w:r w:rsidRPr="00D6117E">
        <w:t xml:space="preserve">R/W pumps make up valve. </w:t>
      </w:r>
    </w:p>
    <w:p w14:paraId="6215446D" w14:textId="77777777" w:rsidR="00407183" w:rsidRPr="00D6117E" w:rsidRDefault="00407183" w:rsidP="00BC1CF2">
      <w:pPr>
        <w:pStyle w:val="NormalWeb"/>
        <w:numPr>
          <w:ilvl w:val="0"/>
          <w:numId w:val="1"/>
        </w:numPr>
        <w:spacing w:before="0" w:beforeAutospacing="0" w:after="0" w:afterAutospacing="0"/>
      </w:pPr>
      <w:r w:rsidRPr="00D6117E">
        <w:t>Trail of cooling tower basin auto actuator.</w:t>
      </w:r>
    </w:p>
    <w:p w14:paraId="64EEFEDC" w14:textId="77777777" w:rsidR="00483A65" w:rsidRPr="00D6117E" w:rsidRDefault="00483A65" w:rsidP="00BC1CF2">
      <w:pPr>
        <w:pStyle w:val="NormalWeb"/>
        <w:numPr>
          <w:ilvl w:val="0"/>
          <w:numId w:val="1"/>
        </w:numPr>
        <w:spacing w:before="0" w:beforeAutospacing="0" w:after="0" w:afterAutospacing="0"/>
      </w:pPr>
      <w:r w:rsidRPr="00D6117E">
        <w:rPr>
          <w:bCs/>
        </w:rPr>
        <w:t xml:space="preserve">Trial of pressure in </w:t>
      </w:r>
      <w:r w:rsidRPr="00D6117E">
        <w:t xml:space="preserve">steam header </w:t>
      </w:r>
      <w:r w:rsidRPr="00D6117E">
        <w:rPr>
          <w:bCs/>
        </w:rPr>
        <w:t xml:space="preserve">and leakages. </w:t>
      </w:r>
    </w:p>
    <w:p w14:paraId="3FB42207" w14:textId="77777777" w:rsidR="00E811B3" w:rsidRPr="00D6117E" w:rsidRDefault="00483A65" w:rsidP="00E811B3">
      <w:pPr>
        <w:pStyle w:val="NormalWeb"/>
        <w:numPr>
          <w:ilvl w:val="0"/>
          <w:numId w:val="1"/>
        </w:numPr>
        <w:spacing w:before="0" w:beforeAutospacing="0" w:after="0" w:afterAutospacing="0"/>
      </w:pPr>
      <w:r w:rsidRPr="00D6117E">
        <w:rPr>
          <w:bCs/>
        </w:rPr>
        <w:t xml:space="preserve">Check for leakages in blower house / snort and hot blast lines. </w:t>
      </w:r>
    </w:p>
    <w:p w14:paraId="7C8A33CA" w14:textId="77777777" w:rsidR="00E811B3" w:rsidRPr="00D6117E" w:rsidRDefault="00483A65" w:rsidP="00E811B3">
      <w:pPr>
        <w:pStyle w:val="NormalWeb"/>
        <w:numPr>
          <w:ilvl w:val="0"/>
          <w:numId w:val="1"/>
        </w:numPr>
        <w:spacing w:before="0" w:beforeAutospacing="0" w:after="0" w:afterAutospacing="0"/>
      </w:pPr>
      <w:r w:rsidRPr="00D6117E">
        <w:rPr>
          <w:bCs/>
        </w:rPr>
        <w:t xml:space="preserve">Trial of dust catcher gate </w:t>
      </w:r>
      <w:r w:rsidR="00407183" w:rsidRPr="00D6117E">
        <w:rPr>
          <w:bCs/>
        </w:rPr>
        <w:t>&amp; bell.</w:t>
      </w:r>
    </w:p>
    <w:p w14:paraId="5CF1D700" w14:textId="77777777" w:rsidR="00483A65" w:rsidRPr="00D6117E" w:rsidRDefault="00E811B3" w:rsidP="00E811B3">
      <w:pPr>
        <w:pStyle w:val="NormalWeb"/>
        <w:numPr>
          <w:ilvl w:val="0"/>
          <w:numId w:val="1"/>
        </w:numPr>
        <w:spacing w:before="0" w:beforeAutospacing="0" w:after="0" w:afterAutospacing="0"/>
      </w:pPr>
      <w:r w:rsidRPr="00D6117E">
        <w:rPr>
          <w:bCs/>
        </w:rPr>
        <w:t>T</w:t>
      </w:r>
      <w:r w:rsidR="00407183" w:rsidRPr="00D6117E">
        <w:rPr>
          <w:bCs/>
        </w:rPr>
        <w:t>rai</w:t>
      </w:r>
      <w:r w:rsidR="004248CF" w:rsidRPr="00D6117E">
        <w:rPr>
          <w:bCs/>
        </w:rPr>
        <w:t>l</w:t>
      </w:r>
      <w:r w:rsidR="00483A65" w:rsidRPr="00D6117E">
        <w:rPr>
          <w:bCs/>
        </w:rPr>
        <w:t xml:space="preserve"> saturator water seal</w:t>
      </w:r>
      <w:r w:rsidR="00407183" w:rsidRPr="00D6117E">
        <w:rPr>
          <w:bCs/>
        </w:rPr>
        <w:t xml:space="preserve"> &amp; leakages in GCS system</w:t>
      </w:r>
      <w:r w:rsidR="00483A65" w:rsidRPr="00D6117E">
        <w:rPr>
          <w:bCs/>
        </w:rPr>
        <w:t xml:space="preserve">. </w:t>
      </w:r>
    </w:p>
    <w:p w14:paraId="44D1F656" w14:textId="77777777" w:rsidR="00483A65" w:rsidRPr="00D6117E" w:rsidRDefault="00483A65" w:rsidP="00BC1CF2">
      <w:pPr>
        <w:pStyle w:val="NormalWeb"/>
        <w:numPr>
          <w:ilvl w:val="0"/>
          <w:numId w:val="1"/>
        </w:numPr>
        <w:spacing w:before="0" w:beforeAutospacing="0" w:after="0" w:afterAutospacing="0"/>
      </w:pPr>
      <w:r w:rsidRPr="00D6117E">
        <w:t xml:space="preserve">Trial </w:t>
      </w:r>
      <w:r w:rsidRPr="00D6117E">
        <w:rPr>
          <w:bCs/>
        </w:rPr>
        <w:t xml:space="preserve">of water sprays in saturator and </w:t>
      </w:r>
      <w:r w:rsidRPr="00D6117E">
        <w:t xml:space="preserve">cyclone / venturi, </w:t>
      </w:r>
    </w:p>
    <w:p w14:paraId="45E42B31"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all </w:t>
      </w:r>
      <w:r w:rsidRPr="00D6117E">
        <w:t xml:space="preserve">drip </w:t>
      </w:r>
      <w:r w:rsidRPr="00D6117E">
        <w:rPr>
          <w:bCs/>
        </w:rPr>
        <w:t xml:space="preserve">pots and </w:t>
      </w:r>
      <w:r w:rsidRPr="00D6117E">
        <w:t xml:space="preserve">water </w:t>
      </w:r>
      <w:r w:rsidRPr="00D6117E">
        <w:rPr>
          <w:bCs/>
        </w:rPr>
        <w:t xml:space="preserve">seal. </w:t>
      </w:r>
    </w:p>
    <w:p w14:paraId="5D59CA7F" w14:textId="77777777" w:rsidR="00483A65" w:rsidRPr="00D6117E" w:rsidRDefault="00483A65" w:rsidP="00BC1CF2">
      <w:pPr>
        <w:pStyle w:val="NormalWeb"/>
        <w:numPr>
          <w:ilvl w:val="0"/>
          <w:numId w:val="1"/>
        </w:numPr>
        <w:spacing w:before="0" w:beforeAutospacing="0" w:after="0" w:afterAutospacing="0"/>
      </w:pPr>
      <w:r w:rsidRPr="00D6117E">
        <w:t xml:space="preserve">Trial </w:t>
      </w:r>
      <w:r w:rsidRPr="00D6117E">
        <w:rPr>
          <w:bCs/>
        </w:rPr>
        <w:t xml:space="preserve">and check of </w:t>
      </w:r>
      <w:r w:rsidRPr="00D6117E">
        <w:t>venturi pumps</w:t>
      </w:r>
      <w:r w:rsidR="00407183" w:rsidRPr="00D6117E">
        <w:t xml:space="preserve"> </w:t>
      </w:r>
      <w:r w:rsidR="00BB481E" w:rsidRPr="00D6117E">
        <w:t xml:space="preserve">flow. </w:t>
      </w:r>
    </w:p>
    <w:p w14:paraId="58BA3FDA" w14:textId="77777777" w:rsidR="00483A65" w:rsidRPr="00D6117E" w:rsidRDefault="00483A65" w:rsidP="00BC1CF2">
      <w:pPr>
        <w:pStyle w:val="NormalWeb"/>
        <w:numPr>
          <w:ilvl w:val="0"/>
          <w:numId w:val="1"/>
        </w:numPr>
        <w:spacing w:before="0" w:beforeAutospacing="0" w:after="0" w:afterAutospacing="0"/>
      </w:pPr>
      <w:r w:rsidRPr="00D6117E">
        <w:t xml:space="preserve">Trial </w:t>
      </w:r>
      <w:r w:rsidRPr="00D6117E">
        <w:rPr>
          <w:bCs/>
        </w:rPr>
        <w:t xml:space="preserve">and check of venturi operation DP-1 &amp; DP-2. </w:t>
      </w:r>
    </w:p>
    <w:p w14:paraId="7C30869A" w14:textId="77777777" w:rsidR="00C46EB4" w:rsidRPr="00D6117E" w:rsidRDefault="00C46EB4" w:rsidP="00BC1CF2">
      <w:pPr>
        <w:pStyle w:val="NormalWeb"/>
        <w:numPr>
          <w:ilvl w:val="0"/>
          <w:numId w:val="1"/>
        </w:numPr>
        <w:spacing w:before="0" w:beforeAutospacing="0" w:after="0" w:afterAutospacing="0"/>
      </w:pPr>
      <w:r w:rsidRPr="00D6117E">
        <w:rPr>
          <w:bCs/>
        </w:rPr>
        <w:t>Trial of all flow transmitter &amp; pressure transmitter in GCS system.</w:t>
      </w:r>
    </w:p>
    <w:p w14:paraId="6CA8BE2D" w14:textId="77777777" w:rsidR="00483A65" w:rsidRPr="00D6117E" w:rsidRDefault="00483A65" w:rsidP="00BC1CF2">
      <w:pPr>
        <w:pStyle w:val="NormalWeb"/>
        <w:numPr>
          <w:ilvl w:val="0"/>
          <w:numId w:val="1"/>
        </w:numPr>
        <w:spacing w:before="0" w:beforeAutospacing="0" w:after="0" w:afterAutospacing="0"/>
      </w:pPr>
      <w:r w:rsidRPr="00D6117E">
        <w:rPr>
          <w:bCs/>
        </w:rPr>
        <w:t>Check taphole water jacket /</w:t>
      </w:r>
      <w:r w:rsidRPr="00D6117E">
        <w:rPr>
          <w:i/>
          <w:iCs/>
        </w:rPr>
        <w:t xml:space="preserve"> </w:t>
      </w:r>
      <w:r w:rsidRPr="00D6117E">
        <w:t xml:space="preserve">flushing arrangement. </w:t>
      </w:r>
    </w:p>
    <w:p w14:paraId="0176DE53"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for </w:t>
      </w:r>
      <w:r w:rsidRPr="00D6117E">
        <w:t xml:space="preserve">main runner, </w:t>
      </w:r>
      <w:r w:rsidRPr="00D6117E">
        <w:rPr>
          <w:bCs/>
        </w:rPr>
        <w:t xml:space="preserve">slag </w:t>
      </w:r>
      <w:r w:rsidRPr="00D6117E">
        <w:t xml:space="preserve">runner, </w:t>
      </w:r>
      <w:r w:rsidR="00126B4C" w:rsidRPr="00D6117E">
        <w:rPr>
          <w:bCs/>
        </w:rPr>
        <w:t>E.L Siphon</w:t>
      </w:r>
      <w:r w:rsidRPr="00D6117E">
        <w:rPr>
          <w:bCs/>
        </w:rPr>
        <w:t xml:space="preserve"> plate, bypass </w:t>
      </w:r>
      <w:r w:rsidRPr="00D6117E">
        <w:t xml:space="preserve">runner and metal </w:t>
      </w:r>
      <w:r w:rsidRPr="00D6117E">
        <w:rPr>
          <w:bCs/>
        </w:rPr>
        <w:t>spouts.</w:t>
      </w:r>
    </w:p>
    <w:p w14:paraId="483BCF3F" w14:textId="77777777" w:rsidR="00483A65" w:rsidRPr="00D6117E" w:rsidRDefault="00483A65" w:rsidP="00BC1CF2">
      <w:pPr>
        <w:pStyle w:val="NormalWeb"/>
        <w:numPr>
          <w:ilvl w:val="0"/>
          <w:numId w:val="1"/>
        </w:numPr>
        <w:spacing w:before="0" w:beforeAutospacing="0" w:after="0" w:afterAutospacing="0"/>
      </w:pPr>
      <w:r w:rsidRPr="00D6117E">
        <w:rPr>
          <w:bCs/>
        </w:rPr>
        <w:lastRenderedPageBreak/>
        <w:t>Check for relief valves in F/C top Ev-2, D/C, saturator, main line, HBS.</w:t>
      </w:r>
      <w:r w:rsidRPr="00D6117E">
        <w:t xml:space="preserve"> </w:t>
      </w:r>
    </w:p>
    <w:p w14:paraId="398A8D76" w14:textId="77777777" w:rsidR="00483A65" w:rsidRPr="00D6117E" w:rsidRDefault="00483A65" w:rsidP="00BC1CF2">
      <w:pPr>
        <w:pStyle w:val="NormalWeb"/>
        <w:numPr>
          <w:ilvl w:val="0"/>
          <w:numId w:val="1"/>
        </w:numPr>
        <w:spacing w:before="0" w:beforeAutospacing="0" w:after="0" w:afterAutospacing="0"/>
      </w:pPr>
      <w:r w:rsidRPr="00D6117E">
        <w:t xml:space="preserve">Gap </w:t>
      </w:r>
      <w:r w:rsidRPr="00D6117E">
        <w:rPr>
          <w:bCs/>
        </w:rPr>
        <w:t xml:space="preserve">in top platform to be eliminated </w:t>
      </w:r>
    </w:p>
    <w:p w14:paraId="1361CA8D" w14:textId="77777777" w:rsidR="00483A65" w:rsidRPr="00D6117E" w:rsidRDefault="00483A65" w:rsidP="00BC1CF2">
      <w:pPr>
        <w:pStyle w:val="NormalWeb"/>
        <w:numPr>
          <w:ilvl w:val="0"/>
          <w:numId w:val="1"/>
        </w:numPr>
        <w:spacing w:before="0" w:beforeAutospacing="0" w:after="0" w:afterAutospacing="0"/>
      </w:pPr>
      <w:r w:rsidRPr="00D6117E">
        <w:rPr>
          <w:bCs/>
        </w:rPr>
        <w:t xml:space="preserve">Refractory </w:t>
      </w:r>
      <w:r w:rsidRPr="00D6117E">
        <w:t xml:space="preserve">work in flare </w:t>
      </w:r>
      <w:r w:rsidRPr="00D6117E">
        <w:rPr>
          <w:bCs/>
        </w:rPr>
        <w:t xml:space="preserve">stack in BF #2.to be attended. </w:t>
      </w:r>
    </w:p>
    <w:p w14:paraId="1D181416"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for pressure gauge </w:t>
      </w:r>
      <w:r w:rsidRPr="00D6117E">
        <w:t xml:space="preserve">venturi </w:t>
      </w:r>
      <w:r w:rsidRPr="00D6117E">
        <w:rPr>
          <w:bCs/>
        </w:rPr>
        <w:t xml:space="preserve">to cyclone duct. </w:t>
      </w:r>
    </w:p>
    <w:p w14:paraId="3FC76410"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 calibration of wind volume /Blast pressure </w:t>
      </w:r>
    </w:p>
    <w:p w14:paraId="5F568C02"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Checking of </w:t>
      </w:r>
      <w:r w:rsidRPr="00D6117E">
        <w:t xml:space="preserve">fire hydrant line. </w:t>
      </w:r>
    </w:p>
    <w:p w14:paraId="16460C89"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for cooling system of hot blast </w:t>
      </w:r>
      <w:r w:rsidRPr="00D6117E">
        <w:t xml:space="preserve">valve. </w:t>
      </w:r>
    </w:p>
    <w:p w14:paraId="185B9526" w14:textId="77777777" w:rsidR="00483A65" w:rsidRPr="00D6117E" w:rsidRDefault="00483A65" w:rsidP="00BC1CF2">
      <w:pPr>
        <w:pStyle w:val="NormalWeb"/>
        <w:numPr>
          <w:ilvl w:val="0"/>
          <w:numId w:val="1"/>
        </w:numPr>
        <w:spacing w:before="0" w:beforeAutospacing="0" w:after="0" w:afterAutospacing="0"/>
      </w:pPr>
      <w:r w:rsidRPr="00D6117E">
        <w:t xml:space="preserve">Trial </w:t>
      </w:r>
      <w:r w:rsidRPr="00D6117E">
        <w:rPr>
          <w:bCs/>
        </w:rPr>
        <w:t xml:space="preserve">and </w:t>
      </w:r>
      <w:r w:rsidRPr="00D6117E">
        <w:t xml:space="preserve">check </w:t>
      </w:r>
      <w:r w:rsidR="004248CF" w:rsidRPr="00D6117E">
        <w:rPr>
          <w:bCs/>
        </w:rPr>
        <w:t xml:space="preserve">for </w:t>
      </w:r>
      <w:r w:rsidR="00126B4C" w:rsidRPr="00D6117E">
        <w:rPr>
          <w:bCs/>
        </w:rPr>
        <w:t>PCM lime</w:t>
      </w:r>
      <w:r w:rsidRPr="00D6117E">
        <w:t xml:space="preserve"> </w:t>
      </w:r>
      <w:r w:rsidRPr="00D6117E">
        <w:rPr>
          <w:bCs/>
        </w:rPr>
        <w:t>spray</w:t>
      </w:r>
      <w:r w:rsidR="004248CF" w:rsidRPr="00D6117E">
        <w:rPr>
          <w:bCs/>
        </w:rPr>
        <w:t xml:space="preserve">, runner, </w:t>
      </w:r>
      <w:proofErr w:type="spellStart"/>
      <w:r w:rsidR="004248CF" w:rsidRPr="00D6117E">
        <w:rPr>
          <w:bCs/>
        </w:rPr>
        <w:t>mould</w:t>
      </w:r>
      <w:proofErr w:type="spellEnd"/>
      <w:r w:rsidR="004248CF" w:rsidRPr="00D6117E">
        <w:rPr>
          <w:bCs/>
        </w:rPr>
        <w:t xml:space="preserve"> &amp; pig cooling system </w:t>
      </w:r>
      <w:r w:rsidRPr="00D6117E">
        <w:rPr>
          <w:bCs/>
        </w:rPr>
        <w:t xml:space="preserve">etc. </w:t>
      </w:r>
    </w:p>
    <w:p w14:paraId="0C75A12F"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for leakage </w:t>
      </w:r>
      <w:r w:rsidRPr="00D6117E">
        <w:t xml:space="preserve">in </w:t>
      </w:r>
      <w:r w:rsidRPr="00D6117E">
        <w:rPr>
          <w:bCs/>
        </w:rPr>
        <w:t xml:space="preserve">incoming and return lines as well as </w:t>
      </w:r>
      <w:r w:rsidRPr="00D6117E">
        <w:t xml:space="preserve">O/H tank. </w:t>
      </w:r>
    </w:p>
    <w:p w14:paraId="17B53B67" w14:textId="77777777" w:rsidR="00483A65" w:rsidRPr="00D6117E" w:rsidRDefault="00483A65" w:rsidP="00BC1CF2">
      <w:pPr>
        <w:pStyle w:val="NormalWeb"/>
        <w:numPr>
          <w:ilvl w:val="0"/>
          <w:numId w:val="1"/>
        </w:numPr>
        <w:spacing w:before="0" w:beforeAutospacing="0" w:after="0" w:afterAutospacing="0"/>
      </w:pPr>
      <w:r w:rsidRPr="00D6117E">
        <w:rPr>
          <w:bCs/>
        </w:rPr>
        <w:t xml:space="preserve">Trials of weighing bins, </w:t>
      </w:r>
      <w:r w:rsidRPr="00D6117E">
        <w:rPr>
          <w:iCs/>
        </w:rPr>
        <w:t>WTB</w:t>
      </w:r>
      <w:r w:rsidRPr="00D6117E">
        <w:rPr>
          <w:i/>
          <w:iCs/>
        </w:rPr>
        <w:t xml:space="preserve"> </w:t>
      </w:r>
      <w:r w:rsidRPr="00D6117E">
        <w:rPr>
          <w:bCs/>
        </w:rPr>
        <w:t xml:space="preserve">bins gates opening </w:t>
      </w:r>
      <w:r w:rsidRPr="00D6117E">
        <w:rPr>
          <w:i/>
          <w:iCs/>
        </w:rPr>
        <w:t xml:space="preserve">/ </w:t>
      </w:r>
      <w:r w:rsidRPr="00D6117E">
        <w:rPr>
          <w:bCs/>
        </w:rPr>
        <w:t xml:space="preserve">closing </w:t>
      </w:r>
      <w:r w:rsidRPr="00D6117E">
        <w:t xml:space="preserve">duration </w:t>
      </w:r>
    </w:p>
    <w:p w14:paraId="1EB4A228" w14:textId="77777777" w:rsidR="00483A65" w:rsidRPr="00D6117E" w:rsidRDefault="00483A65" w:rsidP="00BC1CF2">
      <w:pPr>
        <w:pStyle w:val="NormalWeb"/>
        <w:numPr>
          <w:ilvl w:val="0"/>
          <w:numId w:val="1"/>
        </w:numPr>
        <w:spacing w:before="0" w:beforeAutospacing="0" w:after="0" w:afterAutospacing="0"/>
      </w:pPr>
      <w:r w:rsidRPr="00D6117E">
        <w:t xml:space="preserve">Trials </w:t>
      </w:r>
      <w:r w:rsidRPr="00D6117E">
        <w:rPr>
          <w:bCs/>
        </w:rPr>
        <w:t xml:space="preserve">of HBS gas </w:t>
      </w:r>
      <w:r w:rsidRPr="00D6117E">
        <w:t xml:space="preserve">valves opening </w:t>
      </w:r>
      <w:r w:rsidRPr="00D6117E">
        <w:rPr>
          <w:bCs/>
        </w:rPr>
        <w:t xml:space="preserve">/closing </w:t>
      </w:r>
      <w:r w:rsidRPr="00D6117E">
        <w:t xml:space="preserve">including gas </w:t>
      </w:r>
      <w:r w:rsidRPr="00D6117E">
        <w:rPr>
          <w:bCs/>
        </w:rPr>
        <w:t xml:space="preserve">control </w:t>
      </w:r>
      <w:r w:rsidRPr="00D6117E">
        <w:t xml:space="preserve">valve. </w:t>
      </w:r>
    </w:p>
    <w:p w14:paraId="12BD93CD" w14:textId="77777777" w:rsidR="00483A65" w:rsidRPr="00D6117E" w:rsidRDefault="00483A65" w:rsidP="00BC1CF2">
      <w:pPr>
        <w:pStyle w:val="NormalWeb"/>
        <w:numPr>
          <w:ilvl w:val="0"/>
          <w:numId w:val="1"/>
        </w:numPr>
        <w:spacing w:before="0" w:beforeAutospacing="0" w:after="0" w:afterAutospacing="0"/>
      </w:pPr>
      <w:r w:rsidRPr="00D6117E">
        <w:t xml:space="preserve">Inspection of humidity controller in the cold blast line. </w:t>
      </w:r>
    </w:p>
    <w:p w14:paraId="0DDBECF4" w14:textId="67F657DF" w:rsidR="00483A65" w:rsidRDefault="00483A65" w:rsidP="00BC1CF2">
      <w:pPr>
        <w:numPr>
          <w:ilvl w:val="0"/>
          <w:numId w:val="1"/>
        </w:numPr>
        <w:spacing w:after="0" w:line="240" w:lineRule="auto"/>
        <w:rPr>
          <w:rFonts w:ascii="Times New Roman" w:hAnsi="Times New Roman"/>
          <w:sz w:val="24"/>
          <w:szCs w:val="24"/>
        </w:rPr>
      </w:pPr>
      <w:r w:rsidRPr="00D6117E">
        <w:rPr>
          <w:rFonts w:ascii="Times New Roman" w:hAnsi="Times New Roman"/>
          <w:sz w:val="24"/>
          <w:szCs w:val="24"/>
        </w:rPr>
        <w:t>Pressure testing of the flanges of all the Bosh and Belly Cu cooling plates</w:t>
      </w:r>
      <w:r w:rsidR="00301DFB">
        <w:rPr>
          <w:rFonts w:ascii="Times New Roman" w:hAnsi="Times New Roman"/>
          <w:sz w:val="24"/>
          <w:szCs w:val="24"/>
        </w:rPr>
        <w:t>.</w:t>
      </w:r>
    </w:p>
    <w:p w14:paraId="7095E59E" w14:textId="0458C2BD" w:rsidR="00301DFB" w:rsidRDefault="00301DFB" w:rsidP="00BC1CF2">
      <w:pPr>
        <w:numPr>
          <w:ilvl w:val="0"/>
          <w:numId w:val="1"/>
        </w:numPr>
        <w:spacing w:after="0" w:line="240" w:lineRule="auto"/>
        <w:rPr>
          <w:rFonts w:ascii="Times New Roman" w:hAnsi="Times New Roman"/>
          <w:sz w:val="24"/>
          <w:szCs w:val="24"/>
        </w:rPr>
      </w:pPr>
      <w:r>
        <w:rPr>
          <w:rFonts w:ascii="Times New Roman" w:hAnsi="Times New Roman"/>
          <w:sz w:val="24"/>
          <w:szCs w:val="24"/>
        </w:rPr>
        <w:t>Ensure availability of emergency relief equipment like fire extinguishers/Fire Hydrant hoses and nozzles, first aid boxes.</w:t>
      </w:r>
    </w:p>
    <w:p w14:paraId="5C338215" w14:textId="74E82552" w:rsidR="00301DFB" w:rsidRPr="00D6117E" w:rsidRDefault="00301DFB" w:rsidP="00BC1CF2">
      <w:pPr>
        <w:numPr>
          <w:ilvl w:val="0"/>
          <w:numId w:val="1"/>
        </w:numPr>
        <w:spacing w:after="0" w:line="240" w:lineRule="auto"/>
        <w:rPr>
          <w:rFonts w:ascii="Times New Roman" w:hAnsi="Times New Roman"/>
          <w:sz w:val="24"/>
          <w:szCs w:val="24"/>
        </w:rPr>
      </w:pPr>
      <w:r>
        <w:rPr>
          <w:rFonts w:ascii="Times New Roman" w:hAnsi="Times New Roman"/>
          <w:sz w:val="24"/>
          <w:szCs w:val="24"/>
        </w:rPr>
        <w:t>Check healthiness of online CO monitor.</w:t>
      </w:r>
    </w:p>
    <w:p w14:paraId="7A174408" w14:textId="5AAEB02A" w:rsidR="00FB6A12" w:rsidRPr="00FB6A12" w:rsidRDefault="00FB6A12" w:rsidP="00A95004">
      <w:pPr>
        <w:spacing w:after="0" w:line="240" w:lineRule="auto"/>
        <w:ind w:left="360"/>
        <w:rPr>
          <w:rFonts w:ascii="Times New Roman" w:hAnsi="Times New Roman"/>
          <w:color w:val="FF0000"/>
          <w:sz w:val="24"/>
          <w:szCs w:val="24"/>
        </w:rPr>
      </w:pPr>
    </w:p>
    <w:p w14:paraId="1DE91CBB" w14:textId="77777777" w:rsidR="00483A65" w:rsidRPr="00D6117E" w:rsidRDefault="00483A65" w:rsidP="00BC1CF2">
      <w:pPr>
        <w:numPr>
          <w:ilvl w:val="0"/>
          <w:numId w:val="17"/>
        </w:numPr>
        <w:spacing w:before="100" w:beforeAutospacing="1" w:after="100" w:afterAutospacing="1" w:line="240" w:lineRule="auto"/>
        <w:rPr>
          <w:rFonts w:ascii="Times New Roman" w:hAnsi="Times New Roman"/>
          <w:b/>
          <w:sz w:val="24"/>
          <w:szCs w:val="24"/>
        </w:rPr>
      </w:pPr>
      <w:r w:rsidRPr="00D6117E">
        <w:rPr>
          <w:rFonts w:ascii="Times New Roman" w:hAnsi="Times New Roman"/>
          <w:b/>
          <w:sz w:val="24"/>
          <w:szCs w:val="24"/>
        </w:rPr>
        <w:t xml:space="preserve">DRYING PROCEDURE </w:t>
      </w:r>
    </w:p>
    <w:p w14:paraId="12FFE8B6" w14:textId="77777777" w:rsidR="00483A65" w:rsidRPr="00D6117E" w:rsidRDefault="00483A65" w:rsidP="00483A65">
      <w:pPr>
        <w:pStyle w:val="WW-PlainText"/>
        <w:jc w:val="both"/>
        <w:rPr>
          <w:rFonts w:ascii="Times New Roman" w:hAnsi="Times New Roman"/>
          <w:szCs w:val="24"/>
        </w:rPr>
      </w:pPr>
      <w:r w:rsidRPr="00D6117E">
        <w:rPr>
          <w:rFonts w:ascii="Times New Roman" w:hAnsi="Times New Roman"/>
          <w:szCs w:val="24"/>
        </w:rPr>
        <w:t>Unauthorized operation or repair of any equipment is a punishable offence</w:t>
      </w:r>
    </w:p>
    <w:p w14:paraId="7E8F391F" w14:textId="77777777" w:rsidR="00483A65" w:rsidRPr="00D6117E" w:rsidRDefault="00483A65" w:rsidP="00483A65">
      <w:pPr>
        <w:pStyle w:val="NormalWeb"/>
      </w:pPr>
      <w:r w:rsidRPr="00D6117E">
        <w:t xml:space="preserve">The drying of the MBF Refractory brick work is done on blast blown into the blast furnace with the Hot Blast Stoves   on blast ducts and the tuyeres. </w:t>
      </w:r>
    </w:p>
    <w:p w14:paraId="578F6481" w14:textId="77777777" w:rsidR="00483A65" w:rsidRPr="00D6117E" w:rsidRDefault="00483A65" w:rsidP="00483A65">
      <w:pPr>
        <w:tabs>
          <w:tab w:val="num" w:pos="420"/>
        </w:tabs>
        <w:spacing w:before="100" w:beforeAutospacing="1" w:after="100" w:afterAutospacing="1"/>
        <w:ind w:left="420" w:hanging="420"/>
        <w:rPr>
          <w:rFonts w:ascii="Times New Roman" w:hAnsi="Times New Roman"/>
          <w:sz w:val="24"/>
          <w:szCs w:val="24"/>
        </w:rPr>
      </w:pPr>
      <w:r w:rsidRPr="00D6117E">
        <w:rPr>
          <w:rFonts w:ascii="Times New Roman" w:hAnsi="Times New Roman"/>
          <w:sz w:val="24"/>
          <w:szCs w:val="24"/>
        </w:rPr>
        <w:t xml:space="preserve">1.1   PREPARATION OF THE FACILITIES FOR DRYING </w:t>
      </w:r>
    </w:p>
    <w:p w14:paraId="330F87A6" w14:textId="77777777" w:rsidR="00483A65" w:rsidRPr="00D6117E" w:rsidRDefault="00483A65" w:rsidP="00483A65">
      <w:pPr>
        <w:rPr>
          <w:rFonts w:ascii="Times New Roman" w:hAnsi="Times New Roman"/>
          <w:sz w:val="24"/>
          <w:szCs w:val="24"/>
        </w:rPr>
      </w:pPr>
      <w:r w:rsidRPr="00D6117E">
        <w:rPr>
          <w:rFonts w:ascii="Times New Roman" w:hAnsi="Times New Roman"/>
          <w:sz w:val="24"/>
          <w:szCs w:val="24"/>
        </w:rPr>
        <w:t xml:space="preserve"> The preparation shall be as follows: </w:t>
      </w:r>
    </w:p>
    <w:p w14:paraId="75D3BC86" w14:textId="07BDB195" w:rsidR="00483A65" w:rsidRPr="00D6117E" w:rsidRDefault="00483A65" w:rsidP="00BC1CF2">
      <w:pPr>
        <w:numPr>
          <w:ilvl w:val="0"/>
          <w:numId w:val="2"/>
        </w:numPr>
        <w:spacing w:after="0" w:line="240" w:lineRule="auto"/>
        <w:rPr>
          <w:rFonts w:ascii="Times New Roman" w:hAnsi="Times New Roman"/>
          <w:sz w:val="24"/>
          <w:szCs w:val="24"/>
        </w:rPr>
      </w:pPr>
      <w:r w:rsidRPr="00D6117E">
        <w:rPr>
          <w:rFonts w:ascii="Times New Roman" w:hAnsi="Times New Roman"/>
          <w:sz w:val="24"/>
          <w:szCs w:val="24"/>
        </w:rPr>
        <w:t xml:space="preserve">The </w:t>
      </w:r>
      <w:r w:rsidR="00A95004" w:rsidRPr="00D6117E">
        <w:rPr>
          <w:rFonts w:ascii="Times New Roman" w:hAnsi="Times New Roman"/>
          <w:sz w:val="24"/>
          <w:szCs w:val="24"/>
        </w:rPr>
        <w:t>“Cross</w:t>
      </w:r>
      <w:r w:rsidRPr="00D6117E">
        <w:rPr>
          <w:rFonts w:ascii="Times New Roman" w:hAnsi="Times New Roman"/>
          <w:sz w:val="24"/>
          <w:szCs w:val="24"/>
        </w:rPr>
        <w:t xml:space="preserve"> –Pipes” to be mounted on 200 mm I Beam pieces on the hearth bottom of the MBF after </w:t>
      </w:r>
      <w:r w:rsidR="00A95004" w:rsidRPr="00D6117E">
        <w:rPr>
          <w:rFonts w:ascii="Times New Roman" w:hAnsi="Times New Roman"/>
          <w:sz w:val="24"/>
          <w:szCs w:val="24"/>
        </w:rPr>
        <w:t>cleaning up</w:t>
      </w:r>
      <w:r w:rsidRPr="00D6117E">
        <w:rPr>
          <w:rFonts w:ascii="Times New Roman" w:hAnsi="Times New Roman"/>
          <w:sz w:val="24"/>
          <w:szCs w:val="24"/>
        </w:rPr>
        <w:t xml:space="preserve"> the bottom </w:t>
      </w:r>
    </w:p>
    <w:p w14:paraId="56F45CFC" w14:textId="77777777" w:rsidR="00483A65" w:rsidRPr="00D6117E" w:rsidRDefault="00483A65" w:rsidP="00BC1CF2">
      <w:pPr>
        <w:numPr>
          <w:ilvl w:val="0"/>
          <w:numId w:val="3"/>
        </w:numPr>
        <w:spacing w:after="0" w:line="240" w:lineRule="auto"/>
        <w:rPr>
          <w:rFonts w:ascii="Times New Roman" w:hAnsi="Times New Roman"/>
          <w:sz w:val="24"/>
          <w:szCs w:val="24"/>
        </w:rPr>
      </w:pPr>
      <w:r w:rsidRPr="00D6117E">
        <w:rPr>
          <w:rFonts w:ascii="Times New Roman" w:hAnsi="Times New Roman"/>
          <w:sz w:val="24"/>
          <w:szCs w:val="24"/>
        </w:rPr>
        <w:t xml:space="preserve">Insert the outside pipe to connected “Cross –Pipes” </w:t>
      </w:r>
      <w:r w:rsidR="00BB481E" w:rsidRPr="00D6117E">
        <w:rPr>
          <w:rFonts w:ascii="Times New Roman" w:hAnsi="Times New Roman"/>
          <w:sz w:val="24"/>
          <w:szCs w:val="24"/>
        </w:rPr>
        <w:t>through Iron</w:t>
      </w:r>
      <w:r w:rsidRPr="00D6117E">
        <w:rPr>
          <w:rFonts w:ascii="Times New Roman" w:hAnsi="Times New Roman"/>
          <w:sz w:val="24"/>
          <w:szCs w:val="24"/>
        </w:rPr>
        <w:t xml:space="preserve"> taphole. </w:t>
      </w:r>
    </w:p>
    <w:p w14:paraId="77A01692" w14:textId="77777777" w:rsidR="00483A65" w:rsidRPr="00D6117E" w:rsidRDefault="00483A65" w:rsidP="00BC1CF2">
      <w:pPr>
        <w:numPr>
          <w:ilvl w:val="0"/>
          <w:numId w:val="4"/>
        </w:numPr>
        <w:spacing w:after="0" w:line="240" w:lineRule="auto"/>
        <w:rPr>
          <w:rFonts w:ascii="Times New Roman" w:hAnsi="Times New Roman"/>
          <w:sz w:val="24"/>
          <w:szCs w:val="24"/>
        </w:rPr>
      </w:pPr>
      <w:r w:rsidRPr="00D6117E">
        <w:rPr>
          <w:rFonts w:ascii="Times New Roman" w:hAnsi="Times New Roman"/>
          <w:sz w:val="24"/>
          <w:szCs w:val="24"/>
        </w:rPr>
        <w:t xml:space="preserve">At least </w:t>
      </w:r>
      <w:r w:rsidR="00BB481E" w:rsidRPr="00D6117E">
        <w:rPr>
          <w:rFonts w:ascii="Times New Roman" w:hAnsi="Times New Roman"/>
          <w:sz w:val="24"/>
          <w:szCs w:val="24"/>
        </w:rPr>
        <w:t>one,</w:t>
      </w:r>
      <w:r w:rsidRPr="00D6117E">
        <w:rPr>
          <w:rFonts w:ascii="Times New Roman" w:hAnsi="Times New Roman"/>
          <w:sz w:val="24"/>
          <w:szCs w:val="24"/>
        </w:rPr>
        <w:t xml:space="preserve"> better two or more blowers are ready for blowing. </w:t>
      </w:r>
    </w:p>
    <w:p w14:paraId="538ED5E0" w14:textId="77777777" w:rsidR="00483A65" w:rsidRPr="00D6117E" w:rsidRDefault="00483A65" w:rsidP="00BC1CF2">
      <w:pPr>
        <w:numPr>
          <w:ilvl w:val="0"/>
          <w:numId w:val="5"/>
        </w:numPr>
        <w:spacing w:after="0" w:line="240" w:lineRule="auto"/>
        <w:rPr>
          <w:rFonts w:ascii="Times New Roman" w:hAnsi="Times New Roman"/>
          <w:sz w:val="24"/>
          <w:szCs w:val="24"/>
        </w:rPr>
      </w:pPr>
      <w:r w:rsidRPr="00D6117E">
        <w:rPr>
          <w:rFonts w:ascii="Times New Roman" w:hAnsi="Times New Roman"/>
          <w:sz w:val="24"/>
          <w:szCs w:val="24"/>
        </w:rPr>
        <w:t xml:space="preserve">All tuyeres and blow pipes are fixed and closed. </w:t>
      </w:r>
    </w:p>
    <w:p w14:paraId="29AFCF83" w14:textId="77777777" w:rsidR="00483A65" w:rsidRPr="00D6117E" w:rsidRDefault="00483A65" w:rsidP="00BC1CF2">
      <w:pPr>
        <w:numPr>
          <w:ilvl w:val="0"/>
          <w:numId w:val="6"/>
        </w:numPr>
        <w:spacing w:after="0" w:line="240" w:lineRule="auto"/>
        <w:rPr>
          <w:rFonts w:ascii="Times New Roman" w:hAnsi="Times New Roman"/>
          <w:sz w:val="24"/>
          <w:szCs w:val="24"/>
        </w:rPr>
      </w:pPr>
      <w:r w:rsidRPr="00D6117E">
        <w:rPr>
          <w:rFonts w:ascii="Times New Roman" w:hAnsi="Times New Roman"/>
          <w:sz w:val="24"/>
          <w:szCs w:val="24"/>
        </w:rPr>
        <w:t xml:space="preserve">The blind flange on top of the dust catcher shall be inserted. </w:t>
      </w:r>
    </w:p>
    <w:p w14:paraId="58B8A5F6" w14:textId="77777777" w:rsidR="00483A65" w:rsidRPr="00D6117E" w:rsidRDefault="00483A65" w:rsidP="00BC1CF2">
      <w:pPr>
        <w:numPr>
          <w:ilvl w:val="0"/>
          <w:numId w:val="7"/>
        </w:numPr>
        <w:spacing w:after="0" w:line="240" w:lineRule="auto"/>
        <w:rPr>
          <w:rFonts w:ascii="Times New Roman" w:hAnsi="Times New Roman"/>
          <w:sz w:val="24"/>
          <w:szCs w:val="24"/>
        </w:rPr>
      </w:pPr>
      <w:r w:rsidRPr="00D6117E">
        <w:rPr>
          <w:rFonts w:ascii="Times New Roman" w:hAnsi="Times New Roman"/>
          <w:sz w:val="24"/>
          <w:szCs w:val="24"/>
        </w:rPr>
        <w:t xml:space="preserve">The lower bell closed. </w:t>
      </w:r>
    </w:p>
    <w:p w14:paraId="3EC3B23F" w14:textId="77777777" w:rsidR="00483A65" w:rsidRPr="00D6117E" w:rsidRDefault="00483A65" w:rsidP="00BC1CF2">
      <w:pPr>
        <w:numPr>
          <w:ilvl w:val="0"/>
          <w:numId w:val="8"/>
        </w:numPr>
        <w:spacing w:after="0" w:line="240" w:lineRule="auto"/>
        <w:rPr>
          <w:rFonts w:ascii="Times New Roman" w:hAnsi="Times New Roman"/>
          <w:sz w:val="24"/>
          <w:szCs w:val="24"/>
        </w:rPr>
      </w:pPr>
      <w:r w:rsidRPr="00D6117E">
        <w:rPr>
          <w:rFonts w:ascii="Times New Roman" w:hAnsi="Times New Roman"/>
          <w:sz w:val="24"/>
          <w:szCs w:val="24"/>
        </w:rPr>
        <w:t xml:space="preserve">The equalizer valve closed </w:t>
      </w:r>
    </w:p>
    <w:p w14:paraId="7499F998" w14:textId="15EB9C34" w:rsidR="00483A65" w:rsidRPr="00D6117E" w:rsidRDefault="00483A65" w:rsidP="00BC1CF2">
      <w:pPr>
        <w:numPr>
          <w:ilvl w:val="0"/>
          <w:numId w:val="9"/>
        </w:numPr>
        <w:spacing w:after="0" w:line="240" w:lineRule="auto"/>
        <w:rPr>
          <w:rFonts w:ascii="Times New Roman" w:hAnsi="Times New Roman"/>
          <w:sz w:val="24"/>
          <w:szCs w:val="24"/>
        </w:rPr>
      </w:pPr>
      <w:r w:rsidRPr="00D6117E">
        <w:rPr>
          <w:rFonts w:ascii="Times New Roman" w:hAnsi="Times New Roman"/>
          <w:sz w:val="24"/>
          <w:szCs w:val="24"/>
        </w:rPr>
        <w:t>The relie</w:t>
      </w:r>
      <w:r w:rsidR="00402933" w:rsidRPr="00D6117E">
        <w:rPr>
          <w:rFonts w:ascii="Times New Roman" w:hAnsi="Times New Roman"/>
          <w:sz w:val="24"/>
          <w:szCs w:val="24"/>
        </w:rPr>
        <w:t>f</w:t>
      </w:r>
      <w:r w:rsidRPr="00D6117E">
        <w:rPr>
          <w:rFonts w:ascii="Times New Roman" w:hAnsi="Times New Roman"/>
          <w:sz w:val="24"/>
          <w:szCs w:val="24"/>
        </w:rPr>
        <w:t xml:space="preserve"> valve </w:t>
      </w:r>
      <w:r w:rsidR="00A95004" w:rsidRPr="00D6117E">
        <w:rPr>
          <w:rFonts w:ascii="Times New Roman" w:hAnsi="Times New Roman"/>
          <w:sz w:val="24"/>
          <w:szCs w:val="24"/>
        </w:rPr>
        <w:t>open</w:t>
      </w:r>
      <w:r w:rsidRPr="00D6117E">
        <w:rPr>
          <w:rFonts w:ascii="Times New Roman" w:hAnsi="Times New Roman"/>
          <w:sz w:val="24"/>
          <w:szCs w:val="24"/>
        </w:rPr>
        <w:t xml:space="preserve"> to atmosphere. </w:t>
      </w:r>
    </w:p>
    <w:p w14:paraId="52092CD6" w14:textId="77777777" w:rsidR="00483A65" w:rsidRPr="00D6117E" w:rsidRDefault="00483A65" w:rsidP="00BC1CF2">
      <w:pPr>
        <w:numPr>
          <w:ilvl w:val="0"/>
          <w:numId w:val="10"/>
        </w:numPr>
        <w:spacing w:after="0" w:line="240" w:lineRule="auto"/>
        <w:rPr>
          <w:rFonts w:ascii="Times New Roman" w:hAnsi="Times New Roman"/>
          <w:sz w:val="24"/>
          <w:szCs w:val="24"/>
        </w:rPr>
      </w:pPr>
      <w:r w:rsidRPr="00D6117E">
        <w:rPr>
          <w:rFonts w:ascii="Times New Roman" w:hAnsi="Times New Roman"/>
          <w:sz w:val="24"/>
          <w:szCs w:val="24"/>
        </w:rPr>
        <w:t xml:space="preserve">The </w:t>
      </w:r>
      <w:r w:rsidR="00BB481E" w:rsidRPr="00D6117E">
        <w:rPr>
          <w:rFonts w:ascii="Times New Roman" w:hAnsi="Times New Roman"/>
          <w:sz w:val="24"/>
          <w:szCs w:val="24"/>
        </w:rPr>
        <w:t>Upper bell</w:t>
      </w:r>
      <w:r w:rsidRPr="00D6117E">
        <w:rPr>
          <w:rFonts w:ascii="Times New Roman" w:hAnsi="Times New Roman"/>
          <w:sz w:val="24"/>
          <w:szCs w:val="24"/>
        </w:rPr>
        <w:t xml:space="preserve"> open. </w:t>
      </w:r>
    </w:p>
    <w:p w14:paraId="4509E7E2" w14:textId="77777777" w:rsidR="00483A65" w:rsidRPr="00D6117E" w:rsidRDefault="00483A65" w:rsidP="00BC1CF2">
      <w:pPr>
        <w:numPr>
          <w:ilvl w:val="0"/>
          <w:numId w:val="11"/>
        </w:numPr>
        <w:spacing w:after="0" w:line="240" w:lineRule="auto"/>
        <w:rPr>
          <w:rFonts w:ascii="Times New Roman" w:hAnsi="Times New Roman"/>
          <w:sz w:val="24"/>
          <w:szCs w:val="24"/>
        </w:rPr>
      </w:pPr>
      <w:r w:rsidRPr="00D6117E">
        <w:rPr>
          <w:rFonts w:ascii="Times New Roman" w:hAnsi="Times New Roman"/>
          <w:sz w:val="24"/>
          <w:szCs w:val="24"/>
        </w:rPr>
        <w:t xml:space="preserve">The bleeder valves on the uptake opens. </w:t>
      </w:r>
    </w:p>
    <w:p w14:paraId="28119049" w14:textId="77777777" w:rsidR="00483A65" w:rsidRPr="00D6117E" w:rsidRDefault="00483A65" w:rsidP="00BC1CF2">
      <w:pPr>
        <w:numPr>
          <w:ilvl w:val="0"/>
          <w:numId w:val="12"/>
        </w:numPr>
        <w:spacing w:after="0" w:line="240" w:lineRule="auto"/>
        <w:rPr>
          <w:rFonts w:ascii="Times New Roman" w:hAnsi="Times New Roman"/>
          <w:sz w:val="24"/>
          <w:szCs w:val="24"/>
        </w:rPr>
      </w:pPr>
      <w:r w:rsidRPr="00D6117E">
        <w:rPr>
          <w:rFonts w:ascii="Times New Roman" w:hAnsi="Times New Roman"/>
          <w:sz w:val="24"/>
          <w:szCs w:val="24"/>
        </w:rPr>
        <w:t>Tuyeres and tuyere cooler filled with water</w:t>
      </w:r>
      <w:r w:rsidR="00402933" w:rsidRPr="00D6117E">
        <w:rPr>
          <w:rFonts w:ascii="Times New Roman" w:hAnsi="Times New Roman"/>
          <w:sz w:val="24"/>
          <w:szCs w:val="24"/>
        </w:rPr>
        <w:t xml:space="preserve"> &amp; maintain the minimum flow</w:t>
      </w:r>
      <w:r w:rsidRPr="00D6117E">
        <w:rPr>
          <w:rFonts w:ascii="Times New Roman" w:hAnsi="Times New Roman"/>
          <w:sz w:val="24"/>
          <w:szCs w:val="24"/>
        </w:rPr>
        <w:t xml:space="preserve">. </w:t>
      </w:r>
    </w:p>
    <w:p w14:paraId="44D9096D" w14:textId="77777777" w:rsidR="00BB481E" w:rsidRPr="00940F5F" w:rsidRDefault="00402933" w:rsidP="00940F5F">
      <w:pPr>
        <w:numPr>
          <w:ilvl w:val="0"/>
          <w:numId w:val="12"/>
        </w:numPr>
        <w:spacing w:after="0" w:line="240" w:lineRule="auto"/>
        <w:rPr>
          <w:rFonts w:ascii="Times New Roman" w:hAnsi="Times New Roman"/>
          <w:sz w:val="24"/>
          <w:szCs w:val="24"/>
        </w:rPr>
      </w:pPr>
      <w:r w:rsidRPr="00D6117E">
        <w:rPr>
          <w:rFonts w:ascii="Times New Roman" w:hAnsi="Times New Roman"/>
          <w:sz w:val="24"/>
          <w:szCs w:val="24"/>
        </w:rPr>
        <w:t xml:space="preserve"> Insure minimum water flow from cooling plates.</w:t>
      </w:r>
    </w:p>
    <w:p w14:paraId="554B6A52" w14:textId="77777777" w:rsidR="00483A65" w:rsidRPr="00D6117E" w:rsidRDefault="00483A65" w:rsidP="00BB481E">
      <w:pPr>
        <w:tabs>
          <w:tab w:val="num" w:pos="420"/>
        </w:tabs>
        <w:spacing w:before="100" w:beforeAutospacing="1" w:after="100" w:afterAutospacing="1"/>
        <w:rPr>
          <w:rFonts w:ascii="Times New Roman" w:hAnsi="Times New Roman"/>
          <w:sz w:val="24"/>
          <w:szCs w:val="24"/>
        </w:rPr>
      </w:pPr>
      <w:r w:rsidRPr="00D6117E">
        <w:rPr>
          <w:rFonts w:ascii="Times New Roman" w:hAnsi="Times New Roman"/>
          <w:sz w:val="24"/>
          <w:szCs w:val="24"/>
        </w:rPr>
        <w:t xml:space="preserve">1.2   OPERATIONAL PRACTICE OF DRYING </w:t>
      </w:r>
    </w:p>
    <w:p w14:paraId="493AAFD1" w14:textId="77777777" w:rsidR="00483A65" w:rsidRPr="00D6117E" w:rsidRDefault="00483A65" w:rsidP="00483A65">
      <w:pPr>
        <w:spacing w:before="100" w:beforeAutospacing="1" w:after="100" w:afterAutospacing="1"/>
        <w:rPr>
          <w:rFonts w:ascii="Times New Roman" w:hAnsi="Times New Roman"/>
          <w:sz w:val="24"/>
          <w:szCs w:val="24"/>
        </w:rPr>
      </w:pPr>
      <w:r w:rsidRPr="00D6117E">
        <w:rPr>
          <w:rFonts w:ascii="Times New Roman" w:hAnsi="Times New Roman"/>
          <w:sz w:val="24"/>
          <w:szCs w:val="24"/>
        </w:rPr>
        <w:t xml:space="preserve">Hot blast to be blown through hot blast pipes and tuyeres into the MBF. The blast pressures must be kept constant, by gradually reducing the opening of the two bleeder valves on the uptakes till the required pressure is reached; this pressure is to be maintained constant. </w:t>
      </w:r>
    </w:p>
    <w:p w14:paraId="6B77D192" w14:textId="77777777" w:rsidR="00483A65" w:rsidRPr="00D6117E" w:rsidRDefault="00483A65" w:rsidP="00483A65">
      <w:pPr>
        <w:tabs>
          <w:tab w:val="num" w:pos="420"/>
        </w:tabs>
        <w:spacing w:before="100" w:beforeAutospacing="1" w:after="100" w:afterAutospacing="1"/>
        <w:ind w:left="420" w:hanging="420"/>
        <w:rPr>
          <w:rFonts w:ascii="Times New Roman" w:hAnsi="Times New Roman"/>
          <w:sz w:val="24"/>
          <w:szCs w:val="24"/>
        </w:rPr>
      </w:pPr>
      <w:r w:rsidRPr="00D6117E">
        <w:rPr>
          <w:rFonts w:ascii="Times New Roman" w:hAnsi="Times New Roman"/>
          <w:sz w:val="24"/>
          <w:szCs w:val="24"/>
        </w:rPr>
        <w:lastRenderedPageBreak/>
        <w:t xml:space="preserve">1.3     CHARGING OF THE MBF </w:t>
      </w:r>
    </w:p>
    <w:p w14:paraId="6EAFB669" w14:textId="77777777" w:rsidR="00483A65" w:rsidRPr="00D6117E" w:rsidRDefault="00483A65" w:rsidP="00483A65">
      <w:pPr>
        <w:rPr>
          <w:rFonts w:ascii="Times New Roman" w:hAnsi="Times New Roman"/>
          <w:sz w:val="24"/>
          <w:szCs w:val="24"/>
        </w:rPr>
      </w:pPr>
      <w:r w:rsidRPr="00D6117E">
        <w:rPr>
          <w:rFonts w:ascii="Times New Roman" w:hAnsi="Times New Roman"/>
          <w:sz w:val="24"/>
          <w:szCs w:val="24"/>
        </w:rPr>
        <w:t xml:space="preserve">Once the drying operations and leak proving has been concluded, the filling of the mind blast </w:t>
      </w:r>
      <w:r w:rsidR="00BB481E" w:rsidRPr="00D6117E">
        <w:rPr>
          <w:rFonts w:ascii="Times New Roman" w:hAnsi="Times New Roman"/>
          <w:sz w:val="24"/>
          <w:szCs w:val="24"/>
        </w:rPr>
        <w:t>furnace may</w:t>
      </w:r>
      <w:r w:rsidRPr="00D6117E">
        <w:rPr>
          <w:rFonts w:ascii="Times New Roman" w:hAnsi="Times New Roman"/>
          <w:sz w:val="24"/>
          <w:szCs w:val="24"/>
        </w:rPr>
        <w:t xml:space="preserve"> proceed by applying the following procedure: </w:t>
      </w:r>
    </w:p>
    <w:p w14:paraId="65F5DB65" w14:textId="77777777" w:rsidR="00483A65" w:rsidRPr="00D6117E" w:rsidRDefault="00483A65" w:rsidP="00BC1CF2">
      <w:pPr>
        <w:numPr>
          <w:ilvl w:val="0"/>
          <w:numId w:val="13"/>
        </w:numPr>
        <w:spacing w:after="0" w:line="240" w:lineRule="auto"/>
        <w:rPr>
          <w:rFonts w:ascii="Times New Roman" w:hAnsi="Times New Roman"/>
          <w:sz w:val="24"/>
          <w:szCs w:val="24"/>
        </w:rPr>
      </w:pPr>
      <w:r w:rsidRPr="00D6117E">
        <w:rPr>
          <w:rFonts w:ascii="Times New Roman" w:hAnsi="Times New Roman"/>
          <w:sz w:val="24"/>
          <w:szCs w:val="24"/>
        </w:rPr>
        <w:t xml:space="preserve">Turn the hot blast off. </w:t>
      </w:r>
    </w:p>
    <w:p w14:paraId="23EE9845" w14:textId="77777777" w:rsidR="00483A65" w:rsidRPr="00D6117E" w:rsidRDefault="00483A65" w:rsidP="00BC1CF2">
      <w:pPr>
        <w:numPr>
          <w:ilvl w:val="0"/>
          <w:numId w:val="13"/>
        </w:numPr>
        <w:spacing w:after="0" w:line="240" w:lineRule="auto"/>
        <w:rPr>
          <w:rFonts w:ascii="Times New Roman" w:hAnsi="Times New Roman"/>
          <w:sz w:val="24"/>
          <w:szCs w:val="24"/>
        </w:rPr>
      </w:pPr>
      <w:r w:rsidRPr="00D6117E">
        <w:rPr>
          <w:rFonts w:ascii="Times New Roman" w:hAnsi="Times New Roman"/>
          <w:sz w:val="24"/>
          <w:szCs w:val="24"/>
        </w:rPr>
        <w:t xml:space="preserve">Open all blow pipes cover </w:t>
      </w:r>
    </w:p>
    <w:p w14:paraId="13545C19" w14:textId="77777777" w:rsidR="00483A65" w:rsidRPr="00D6117E" w:rsidRDefault="00483A65" w:rsidP="00BC1CF2">
      <w:pPr>
        <w:numPr>
          <w:ilvl w:val="0"/>
          <w:numId w:val="13"/>
        </w:numPr>
        <w:spacing w:after="0" w:line="240" w:lineRule="auto"/>
        <w:rPr>
          <w:rFonts w:ascii="Times New Roman" w:hAnsi="Times New Roman"/>
          <w:sz w:val="24"/>
          <w:szCs w:val="24"/>
        </w:rPr>
      </w:pPr>
      <w:r w:rsidRPr="00D6117E">
        <w:rPr>
          <w:rFonts w:ascii="Times New Roman" w:hAnsi="Times New Roman"/>
          <w:sz w:val="24"/>
          <w:szCs w:val="24"/>
        </w:rPr>
        <w:t xml:space="preserve">Open fully the bleeder valves at the uptakes. </w:t>
      </w:r>
    </w:p>
    <w:p w14:paraId="265DD412" w14:textId="77777777" w:rsidR="00483A65" w:rsidRPr="00D6117E" w:rsidRDefault="00483A65" w:rsidP="00483A65">
      <w:pPr>
        <w:ind w:left="360"/>
        <w:rPr>
          <w:rFonts w:ascii="Times New Roman" w:hAnsi="Times New Roman"/>
          <w:sz w:val="24"/>
          <w:szCs w:val="24"/>
        </w:rPr>
      </w:pPr>
      <w:r w:rsidRPr="00D6117E">
        <w:rPr>
          <w:rFonts w:ascii="Times New Roman" w:hAnsi="Times New Roman"/>
          <w:sz w:val="24"/>
          <w:szCs w:val="24"/>
        </w:rPr>
        <w:t xml:space="preserve">The MBF is now charged </w:t>
      </w:r>
      <w:proofErr w:type="spellStart"/>
      <w:r w:rsidRPr="00D6117E">
        <w:rPr>
          <w:rFonts w:ascii="Times New Roman" w:hAnsi="Times New Roman"/>
          <w:sz w:val="24"/>
          <w:szCs w:val="24"/>
        </w:rPr>
        <w:t>upto</w:t>
      </w:r>
      <w:proofErr w:type="spellEnd"/>
      <w:r w:rsidRPr="00D6117E">
        <w:rPr>
          <w:rFonts w:ascii="Times New Roman" w:hAnsi="Times New Roman"/>
          <w:sz w:val="24"/>
          <w:szCs w:val="24"/>
        </w:rPr>
        <w:t xml:space="preserve"> the stock line with charges as specified below</w:t>
      </w:r>
    </w:p>
    <w:p w14:paraId="789D77B9" w14:textId="77777777" w:rsidR="00483A65" w:rsidRPr="00D6117E" w:rsidRDefault="00483A65" w:rsidP="00483A65">
      <w:pPr>
        <w:tabs>
          <w:tab w:val="num" w:pos="420"/>
        </w:tabs>
        <w:ind w:left="420" w:hanging="420"/>
        <w:rPr>
          <w:rFonts w:ascii="Times New Roman" w:hAnsi="Times New Roman"/>
          <w:sz w:val="24"/>
          <w:szCs w:val="24"/>
        </w:rPr>
      </w:pPr>
      <w:r w:rsidRPr="00D6117E">
        <w:rPr>
          <w:rFonts w:ascii="Times New Roman" w:hAnsi="Times New Roman"/>
          <w:sz w:val="24"/>
          <w:szCs w:val="24"/>
        </w:rPr>
        <w:t xml:space="preserve">1.4    BASIC ASSUMPTIONS </w:t>
      </w:r>
    </w:p>
    <w:p w14:paraId="4C06F575" w14:textId="77777777" w:rsidR="00483A65" w:rsidRPr="00D6117E" w:rsidRDefault="00483A65" w:rsidP="00483A65">
      <w:pPr>
        <w:rPr>
          <w:rFonts w:ascii="Times New Roman" w:hAnsi="Times New Roman"/>
          <w:sz w:val="24"/>
          <w:szCs w:val="24"/>
        </w:rPr>
      </w:pPr>
      <w:r w:rsidRPr="00D6117E">
        <w:rPr>
          <w:rFonts w:ascii="Times New Roman" w:hAnsi="Times New Roman"/>
          <w:sz w:val="24"/>
          <w:szCs w:val="24"/>
        </w:rPr>
        <w:t>1.      Coke Base                            </w:t>
      </w:r>
      <w:proofErr w:type="gramStart"/>
      <w:r w:rsidRPr="00D6117E">
        <w:rPr>
          <w:rFonts w:ascii="Times New Roman" w:hAnsi="Times New Roman"/>
          <w:sz w:val="24"/>
          <w:szCs w:val="24"/>
        </w:rPr>
        <w:t>  :</w:t>
      </w:r>
      <w:proofErr w:type="gramEnd"/>
      <w:r w:rsidRPr="00D6117E">
        <w:rPr>
          <w:rFonts w:ascii="Times New Roman" w:hAnsi="Times New Roman"/>
          <w:sz w:val="24"/>
          <w:szCs w:val="24"/>
        </w:rPr>
        <w:t xml:space="preserve"> 1500kg (6% H </w:t>
      </w:r>
      <w:r w:rsidRPr="00D6117E">
        <w:rPr>
          <w:rFonts w:ascii="Times New Roman" w:hAnsi="Times New Roman"/>
          <w:sz w:val="24"/>
          <w:szCs w:val="24"/>
          <w:vertAlign w:val="subscript"/>
        </w:rPr>
        <w:t xml:space="preserve">2 </w:t>
      </w:r>
      <w:r w:rsidRPr="00D6117E">
        <w:rPr>
          <w:rFonts w:ascii="Times New Roman" w:hAnsi="Times New Roman"/>
          <w:sz w:val="24"/>
          <w:szCs w:val="24"/>
        </w:rPr>
        <w:t xml:space="preserve">O) </w:t>
      </w:r>
    </w:p>
    <w:p w14:paraId="42037015" w14:textId="77777777" w:rsidR="00483A65" w:rsidRPr="00D6117E" w:rsidRDefault="00483A65" w:rsidP="00483A65">
      <w:pPr>
        <w:ind w:left="720"/>
        <w:rPr>
          <w:rFonts w:ascii="Times New Roman" w:hAnsi="Times New Roman"/>
          <w:sz w:val="24"/>
          <w:szCs w:val="24"/>
        </w:rPr>
      </w:pPr>
      <w:r w:rsidRPr="00D6117E">
        <w:rPr>
          <w:rFonts w:ascii="Times New Roman" w:hAnsi="Times New Roman"/>
          <w:sz w:val="24"/>
          <w:szCs w:val="24"/>
        </w:rPr>
        <w:t xml:space="preserve">Corresponding to 471 mm throat layer thickness. </w:t>
      </w:r>
    </w:p>
    <w:p w14:paraId="18EFA2A8" w14:textId="77777777" w:rsidR="00483A65" w:rsidRPr="00D6117E" w:rsidRDefault="00483A65" w:rsidP="00483A65">
      <w:pPr>
        <w:rPr>
          <w:rFonts w:ascii="Times New Roman" w:hAnsi="Times New Roman"/>
          <w:sz w:val="24"/>
          <w:szCs w:val="24"/>
        </w:rPr>
      </w:pPr>
      <w:r w:rsidRPr="00D6117E">
        <w:rPr>
          <w:rFonts w:ascii="Times New Roman" w:hAnsi="Times New Roman"/>
          <w:sz w:val="24"/>
          <w:szCs w:val="24"/>
        </w:rPr>
        <w:t xml:space="preserve">2.      All burden calculations performed on Dry Basis </w:t>
      </w:r>
    </w:p>
    <w:p w14:paraId="3C3FD662" w14:textId="77777777" w:rsidR="00483A65" w:rsidRPr="00D6117E" w:rsidRDefault="00483A65" w:rsidP="00483A65">
      <w:pPr>
        <w:rPr>
          <w:rFonts w:ascii="Times New Roman" w:hAnsi="Times New Roman"/>
          <w:sz w:val="24"/>
          <w:szCs w:val="24"/>
        </w:rPr>
      </w:pPr>
      <w:r w:rsidRPr="00D6117E">
        <w:rPr>
          <w:rFonts w:ascii="Times New Roman" w:hAnsi="Times New Roman"/>
          <w:sz w:val="24"/>
          <w:szCs w:val="24"/>
        </w:rPr>
        <w:t>3.      Specific Bulk Weights assumed </w:t>
      </w:r>
      <w:proofErr w:type="gramStart"/>
      <w:r w:rsidRPr="00D6117E">
        <w:rPr>
          <w:rFonts w:ascii="Times New Roman" w:hAnsi="Times New Roman"/>
          <w:sz w:val="24"/>
          <w:szCs w:val="24"/>
        </w:rPr>
        <w:t>  :</w:t>
      </w:r>
      <w:proofErr w:type="gramEnd"/>
      <w:r w:rsidRPr="00D6117E">
        <w:rPr>
          <w:rFonts w:ascii="Times New Roman" w:hAnsi="Times New Roman"/>
          <w:sz w:val="24"/>
          <w:szCs w:val="24"/>
        </w:rPr>
        <w:t xml:space="preserve"> </w:t>
      </w:r>
    </w:p>
    <w:p w14:paraId="78102EC9" w14:textId="77777777" w:rsidR="00483A65" w:rsidRPr="00D6117E" w:rsidRDefault="00483A65" w:rsidP="00483A65">
      <w:pPr>
        <w:tabs>
          <w:tab w:val="left" w:pos="1080"/>
        </w:tabs>
        <w:ind w:left="720" w:firstLine="180"/>
        <w:rPr>
          <w:rFonts w:ascii="Times New Roman" w:hAnsi="Times New Roman"/>
          <w:sz w:val="24"/>
          <w:szCs w:val="24"/>
        </w:rPr>
      </w:pPr>
      <w:r w:rsidRPr="00D6117E">
        <w:rPr>
          <w:rFonts w:ascii="Times New Roman" w:hAnsi="Times New Roman"/>
          <w:sz w:val="24"/>
          <w:szCs w:val="24"/>
        </w:rPr>
        <w:t xml:space="preserve">Coke (6% H </w:t>
      </w:r>
      <w:r w:rsidRPr="00D6117E">
        <w:rPr>
          <w:rFonts w:ascii="Times New Roman" w:hAnsi="Times New Roman"/>
          <w:sz w:val="24"/>
          <w:szCs w:val="24"/>
          <w:vertAlign w:val="subscript"/>
        </w:rPr>
        <w:t xml:space="preserve">2 </w:t>
      </w:r>
      <w:r w:rsidRPr="00D6117E">
        <w:rPr>
          <w:rFonts w:ascii="Times New Roman" w:hAnsi="Times New Roman"/>
          <w:sz w:val="24"/>
          <w:szCs w:val="24"/>
        </w:rPr>
        <w:t>O)</w:t>
      </w:r>
      <w:r w:rsidRPr="00D6117E">
        <w:rPr>
          <w:rFonts w:ascii="Times New Roman" w:hAnsi="Times New Roman"/>
          <w:sz w:val="24"/>
          <w:szCs w:val="24"/>
        </w:rPr>
        <w:tab/>
      </w:r>
      <w:r w:rsidRPr="00D6117E">
        <w:rPr>
          <w:rFonts w:ascii="Times New Roman" w:hAnsi="Times New Roman"/>
          <w:sz w:val="24"/>
          <w:szCs w:val="24"/>
        </w:rPr>
        <w:tab/>
        <w:t>=    0.580 t / m</w:t>
      </w:r>
      <w:r w:rsidRPr="00D6117E">
        <w:rPr>
          <w:rFonts w:ascii="Times New Roman" w:hAnsi="Times New Roman"/>
          <w:sz w:val="24"/>
          <w:szCs w:val="24"/>
          <w:vertAlign w:val="superscript"/>
        </w:rPr>
        <w:t xml:space="preserve">3         </w:t>
      </w:r>
    </w:p>
    <w:p w14:paraId="1FDFD646" w14:textId="77777777" w:rsidR="00483A65" w:rsidRPr="00D6117E" w:rsidRDefault="00483A65" w:rsidP="00483A65">
      <w:pPr>
        <w:tabs>
          <w:tab w:val="left" w:pos="1080"/>
        </w:tabs>
        <w:ind w:left="720" w:firstLine="180"/>
        <w:rPr>
          <w:rFonts w:ascii="Times New Roman" w:hAnsi="Times New Roman"/>
          <w:sz w:val="24"/>
          <w:szCs w:val="24"/>
        </w:rPr>
      </w:pPr>
      <w:r w:rsidRPr="00D6117E">
        <w:rPr>
          <w:rFonts w:ascii="Times New Roman" w:hAnsi="Times New Roman"/>
          <w:sz w:val="24"/>
          <w:szCs w:val="24"/>
        </w:rPr>
        <w:t xml:space="preserve">Iron Ore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2.210 t / m</w:t>
      </w:r>
      <w:r w:rsidRPr="00D6117E">
        <w:rPr>
          <w:rFonts w:ascii="Times New Roman" w:hAnsi="Times New Roman"/>
          <w:sz w:val="24"/>
          <w:szCs w:val="24"/>
          <w:vertAlign w:val="superscript"/>
        </w:rPr>
        <w:t xml:space="preserve">3         </w:t>
      </w:r>
    </w:p>
    <w:p w14:paraId="692BFBA4" w14:textId="77777777" w:rsidR="00483A65" w:rsidRPr="00D6117E" w:rsidRDefault="00483A65" w:rsidP="00483A65">
      <w:pPr>
        <w:tabs>
          <w:tab w:val="left" w:pos="1080"/>
        </w:tabs>
        <w:ind w:left="720" w:firstLine="180"/>
        <w:rPr>
          <w:rFonts w:ascii="Times New Roman" w:hAnsi="Times New Roman"/>
          <w:sz w:val="24"/>
          <w:szCs w:val="24"/>
        </w:rPr>
      </w:pPr>
      <w:r w:rsidRPr="00D6117E">
        <w:rPr>
          <w:rFonts w:ascii="Times New Roman" w:hAnsi="Times New Roman"/>
          <w:sz w:val="24"/>
          <w:szCs w:val="24"/>
        </w:rPr>
        <w:t>Limestone</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1.650   t / m</w:t>
      </w:r>
      <w:r w:rsidRPr="00D6117E">
        <w:rPr>
          <w:rFonts w:ascii="Times New Roman" w:hAnsi="Times New Roman"/>
          <w:sz w:val="24"/>
          <w:szCs w:val="24"/>
          <w:vertAlign w:val="superscript"/>
        </w:rPr>
        <w:t>3</w:t>
      </w:r>
    </w:p>
    <w:p w14:paraId="5761B5F7" w14:textId="77777777" w:rsidR="00483A65" w:rsidRPr="00D6117E" w:rsidRDefault="00483A65" w:rsidP="00483A65">
      <w:pPr>
        <w:tabs>
          <w:tab w:val="left" w:pos="1080"/>
        </w:tabs>
        <w:ind w:left="720" w:firstLine="180"/>
        <w:rPr>
          <w:rFonts w:ascii="Times New Roman" w:hAnsi="Times New Roman"/>
          <w:sz w:val="24"/>
          <w:szCs w:val="24"/>
        </w:rPr>
      </w:pPr>
      <w:r w:rsidRPr="00D6117E">
        <w:rPr>
          <w:rFonts w:ascii="Times New Roman" w:hAnsi="Times New Roman"/>
          <w:sz w:val="24"/>
          <w:szCs w:val="24"/>
        </w:rPr>
        <w:t>Dolomite                               = 1.89 t/m</w:t>
      </w:r>
      <w:r w:rsidRPr="00D6117E">
        <w:rPr>
          <w:rFonts w:ascii="Times New Roman" w:hAnsi="Times New Roman"/>
          <w:sz w:val="24"/>
          <w:szCs w:val="24"/>
          <w:vertAlign w:val="superscript"/>
        </w:rPr>
        <w:t xml:space="preserve">3         </w:t>
      </w:r>
    </w:p>
    <w:p w14:paraId="5A8EBA71" w14:textId="77777777" w:rsidR="00483A65" w:rsidRPr="00D6117E" w:rsidRDefault="00483A65" w:rsidP="00483A65">
      <w:pPr>
        <w:tabs>
          <w:tab w:val="left" w:pos="1080"/>
        </w:tabs>
        <w:ind w:left="720" w:firstLine="180"/>
        <w:rPr>
          <w:rFonts w:ascii="Times New Roman" w:hAnsi="Times New Roman"/>
          <w:sz w:val="24"/>
          <w:szCs w:val="24"/>
        </w:rPr>
      </w:pPr>
      <w:r w:rsidRPr="00D6117E">
        <w:rPr>
          <w:rFonts w:ascii="Times New Roman" w:hAnsi="Times New Roman"/>
          <w:sz w:val="24"/>
          <w:szCs w:val="24"/>
        </w:rPr>
        <w:t xml:space="preserve">B.F. Slag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1.200   t / m</w:t>
      </w:r>
      <w:r w:rsidRPr="00D6117E">
        <w:rPr>
          <w:rFonts w:ascii="Times New Roman" w:hAnsi="Times New Roman"/>
          <w:sz w:val="24"/>
          <w:szCs w:val="24"/>
          <w:vertAlign w:val="superscript"/>
        </w:rPr>
        <w:t xml:space="preserve">3         </w:t>
      </w:r>
    </w:p>
    <w:p w14:paraId="3093689A" w14:textId="77777777" w:rsidR="00483A65" w:rsidRPr="00D6117E" w:rsidRDefault="00483A65" w:rsidP="00BC1CF2">
      <w:pPr>
        <w:numPr>
          <w:ilvl w:val="0"/>
          <w:numId w:val="14"/>
        </w:numPr>
        <w:spacing w:after="0" w:line="240" w:lineRule="auto"/>
        <w:rPr>
          <w:rFonts w:ascii="Times New Roman" w:hAnsi="Times New Roman"/>
          <w:sz w:val="24"/>
          <w:szCs w:val="24"/>
        </w:rPr>
      </w:pPr>
      <w:r w:rsidRPr="00D6117E">
        <w:rPr>
          <w:rFonts w:ascii="Times New Roman" w:hAnsi="Times New Roman"/>
          <w:sz w:val="24"/>
          <w:szCs w:val="24"/>
        </w:rPr>
        <w:t xml:space="preserve">Compression </w:t>
      </w:r>
      <w:proofErr w:type="gramStart"/>
      <w:r w:rsidRPr="00D6117E">
        <w:rPr>
          <w:rFonts w:ascii="Times New Roman" w:hAnsi="Times New Roman"/>
          <w:sz w:val="24"/>
          <w:szCs w:val="24"/>
        </w:rPr>
        <w:t>factor :</w:t>
      </w:r>
      <w:proofErr w:type="gramEnd"/>
      <w:r w:rsidRPr="00D6117E">
        <w:rPr>
          <w:rFonts w:ascii="Times New Roman" w:hAnsi="Times New Roman"/>
          <w:sz w:val="24"/>
          <w:szCs w:val="24"/>
        </w:rPr>
        <w:t xml:space="preserve"> </w:t>
      </w:r>
    </w:p>
    <w:p w14:paraId="2220B6D6" w14:textId="77777777" w:rsidR="00483A65" w:rsidRPr="00D6117E" w:rsidRDefault="00483A65" w:rsidP="00483A65">
      <w:pPr>
        <w:ind w:left="720"/>
        <w:rPr>
          <w:rFonts w:ascii="Times New Roman" w:hAnsi="Times New Roman"/>
          <w:sz w:val="24"/>
          <w:szCs w:val="24"/>
        </w:rPr>
      </w:pPr>
      <w:r w:rsidRPr="00D6117E">
        <w:rPr>
          <w:rFonts w:ascii="Times New Roman" w:hAnsi="Times New Roman"/>
          <w:sz w:val="24"/>
          <w:szCs w:val="24"/>
        </w:rPr>
        <w:t xml:space="preserve">   Hearth +   45 %   working volume</w:t>
      </w:r>
      <w:r w:rsidRPr="00D6117E">
        <w:rPr>
          <w:rFonts w:ascii="Times New Roman" w:hAnsi="Times New Roman"/>
          <w:sz w:val="24"/>
          <w:szCs w:val="24"/>
        </w:rPr>
        <w:tab/>
      </w:r>
      <w:r w:rsidRPr="00D6117E">
        <w:rPr>
          <w:rFonts w:ascii="Times New Roman" w:hAnsi="Times New Roman"/>
          <w:sz w:val="24"/>
          <w:szCs w:val="24"/>
        </w:rPr>
        <w:tab/>
        <w:t xml:space="preserve">= 6% </w:t>
      </w:r>
    </w:p>
    <w:p w14:paraId="5C12EFE1" w14:textId="77777777" w:rsidR="00483A65" w:rsidRPr="00D6117E" w:rsidRDefault="00483A65" w:rsidP="00483A65">
      <w:pPr>
        <w:ind w:left="720"/>
        <w:rPr>
          <w:rFonts w:ascii="Times New Roman" w:hAnsi="Times New Roman"/>
          <w:sz w:val="24"/>
          <w:szCs w:val="24"/>
        </w:rPr>
      </w:pPr>
      <w:r w:rsidRPr="00D6117E">
        <w:rPr>
          <w:rFonts w:ascii="Times New Roman" w:hAnsi="Times New Roman"/>
          <w:sz w:val="24"/>
          <w:szCs w:val="24"/>
        </w:rPr>
        <w:t xml:space="preserve">   From 45   %   to 90 % working volume</w:t>
      </w:r>
      <w:r w:rsidRPr="00D6117E">
        <w:rPr>
          <w:rFonts w:ascii="Times New Roman" w:hAnsi="Times New Roman"/>
          <w:sz w:val="24"/>
          <w:szCs w:val="24"/>
        </w:rPr>
        <w:tab/>
        <w:t xml:space="preserve">= 4 % </w:t>
      </w:r>
    </w:p>
    <w:p w14:paraId="5D897728" w14:textId="77777777" w:rsidR="00483A65" w:rsidRPr="00D6117E" w:rsidRDefault="00483A65" w:rsidP="00483A65">
      <w:pPr>
        <w:ind w:left="720"/>
        <w:rPr>
          <w:rFonts w:ascii="Times New Roman" w:hAnsi="Times New Roman"/>
          <w:sz w:val="24"/>
          <w:szCs w:val="24"/>
        </w:rPr>
      </w:pPr>
      <w:r w:rsidRPr="00D6117E">
        <w:rPr>
          <w:rFonts w:ascii="Times New Roman" w:hAnsi="Times New Roman"/>
          <w:sz w:val="24"/>
          <w:szCs w:val="24"/>
        </w:rPr>
        <w:t xml:space="preserve">   Last 10 % of working volume</w:t>
      </w:r>
      <w:r w:rsidRPr="00D6117E">
        <w:rPr>
          <w:rFonts w:ascii="Times New Roman" w:hAnsi="Times New Roman"/>
          <w:sz w:val="24"/>
          <w:szCs w:val="24"/>
        </w:rPr>
        <w:tab/>
      </w:r>
      <w:r w:rsidRPr="00D6117E">
        <w:rPr>
          <w:rFonts w:ascii="Times New Roman" w:hAnsi="Times New Roman"/>
          <w:sz w:val="24"/>
          <w:szCs w:val="24"/>
        </w:rPr>
        <w:tab/>
        <w:t xml:space="preserve">= 1% </w:t>
      </w:r>
    </w:p>
    <w:p w14:paraId="7DAD335C" w14:textId="77777777" w:rsidR="00483A65" w:rsidRDefault="00483A65" w:rsidP="00BC1CF2">
      <w:pPr>
        <w:numPr>
          <w:ilvl w:val="0"/>
          <w:numId w:val="15"/>
        </w:numPr>
        <w:spacing w:after="0" w:line="240" w:lineRule="auto"/>
        <w:rPr>
          <w:rFonts w:ascii="Times New Roman" w:hAnsi="Times New Roman"/>
          <w:sz w:val="24"/>
          <w:szCs w:val="24"/>
        </w:rPr>
      </w:pPr>
      <w:r w:rsidRPr="00D6117E">
        <w:rPr>
          <w:rFonts w:ascii="Times New Roman" w:hAnsi="Times New Roman"/>
          <w:sz w:val="24"/>
          <w:szCs w:val="24"/>
        </w:rPr>
        <w:t xml:space="preserve">Coke size + 30mm </w:t>
      </w:r>
    </w:p>
    <w:p w14:paraId="78985DF5" w14:textId="77777777" w:rsidR="00BB481E" w:rsidRPr="00D6117E" w:rsidRDefault="00BB481E" w:rsidP="00BB481E">
      <w:pPr>
        <w:spacing w:after="0" w:line="240" w:lineRule="auto"/>
        <w:ind w:left="720"/>
        <w:rPr>
          <w:rFonts w:ascii="Times New Roman" w:hAnsi="Times New Roman"/>
          <w:sz w:val="24"/>
          <w:szCs w:val="24"/>
        </w:rPr>
      </w:pPr>
    </w:p>
    <w:p w14:paraId="085984DB" w14:textId="77777777" w:rsidR="00483A65" w:rsidRPr="00D6117E" w:rsidRDefault="00483A65" w:rsidP="00483A65">
      <w:pPr>
        <w:tabs>
          <w:tab w:val="num" w:pos="420"/>
        </w:tabs>
        <w:ind w:left="420" w:hanging="420"/>
        <w:rPr>
          <w:rFonts w:ascii="Times New Roman" w:hAnsi="Times New Roman"/>
          <w:sz w:val="24"/>
          <w:szCs w:val="24"/>
        </w:rPr>
      </w:pPr>
      <w:r w:rsidRPr="00D6117E">
        <w:rPr>
          <w:rFonts w:ascii="Times New Roman" w:hAnsi="Times New Roman"/>
          <w:sz w:val="24"/>
          <w:szCs w:val="24"/>
        </w:rPr>
        <w:t xml:space="preserve">1.5   START UP CHARGING SCHEDULE </w:t>
      </w:r>
    </w:p>
    <w:p w14:paraId="6D4A7AFB" w14:textId="77777777" w:rsidR="00483A65" w:rsidRPr="00D6117E" w:rsidRDefault="00483A65" w:rsidP="00483A65">
      <w:pPr>
        <w:tabs>
          <w:tab w:val="num" w:pos="780"/>
        </w:tabs>
        <w:ind w:left="780" w:hanging="360"/>
        <w:rPr>
          <w:rFonts w:ascii="Times New Roman" w:hAnsi="Times New Roman"/>
          <w:sz w:val="24"/>
          <w:szCs w:val="24"/>
        </w:rPr>
      </w:pPr>
      <w:r w:rsidRPr="00D6117E">
        <w:rPr>
          <w:rFonts w:ascii="Times New Roman" w:hAnsi="Times New Roman"/>
          <w:sz w:val="24"/>
          <w:szCs w:val="24"/>
        </w:rPr>
        <w:t xml:space="preserve">I.       Hearth volume plus 20% working volume </w:t>
      </w:r>
      <w:r w:rsidR="00940F5F" w:rsidRPr="00D6117E">
        <w:rPr>
          <w:rFonts w:ascii="Times New Roman" w:hAnsi="Times New Roman"/>
          <w:sz w:val="24"/>
          <w:szCs w:val="24"/>
        </w:rPr>
        <w:t>(W.V)</w:t>
      </w:r>
      <w:r w:rsidRPr="00D6117E">
        <w:rPr>
          <w:rFonts w:ascii="Times New Roman" w:hAnsi="Times New Roman"/>
          <w:sz w:val="24"/>
          <w:szCs w:val="24"/>
        </w:rPr>
        <w:t xml:space="preserve"> to be filled with coke. </w:t>
      </w:r>
    </w:p>
    <w:p w14:paraId="5D5CDC94" w14:textId="77777777" w:rsidR="00483A65" w:rsidRPr="00D6117E" w:rsidRDefault="00483A65" w:rsidP="00483A65">
      <w:pPr>
        <w:ind w:left="2160"/>
        <w:rPr>
          <w:rFonts w:ascii="Times New Roman" w:hAnsi="Times New Roman"/>
          <w:sz w:val="24"/>
          <w:szCs w:val="24"/>
        </w:rPr>
      </w:pPr>
      <w:r w:rsidRPr="00D6117E">
        <w:rPr>
          <w:rFonts w:ascii="Times New Roman" w:hAnsi="Times New Roman"/>
          <w:sz w:val="24"/>
          <w:szCs w:val="24"/>
        </w:rPr>
        <w:t xml:space="preserve">Hearth </w:t>
      </w:r>
      <w:r w:rsidR="00940F5F" w:rsidRPr="00D6117E">
        <w:rPr>
          <w:rFonts w:ascii="Times New Roman" w:hAnsi="Times New Roman"/>
          <w:sz w:val="24"/>
          <w:szCs w:val="24"/>
        </w:rPr>
        <w:t>volume (</w:t>
      </w:r>
      <w:proofErr w:type="spellStart"/>
      <w:r w:rsidRPr="00D6117E">
        <w:rPr>
          <w:rFonts w:ascii="Times New Roman" w:hAnsi="Times New Roman"/>
          <w:sz w:val="24"/>
          <w:szCs w:val="24"/>
        </w:rPr>
        <w:t>upto</w:t>
      </w:r>
      <w:proofErr w:type="spellEnd"/>
      <w:r w:rsidRPr="00D6117E">
        <w:rPr>
          <w:rFonts w:ascii="Times New Roman" w:hAnsi="Times New Roman"/>
          <w:sz w:val="24"/>
          <w:szCs w:val="24"/>
        </w:rPr>
        <w:t xml:space="preserve"> tuyere </w:t>
      </w:r>
      <w:r w:rsidR="00940F5F" w:rsidRPr="00D6117E">
        <w:rPr>
          <w:rFonts w:ascii="Times New Roman" w:hAnsi="Times New Roman"/>
          <w:sz w:val="24"/>
          <w:szCs w:val="24"/>
        </w:rPr>
        <w:t>level)</w:t>
      </w:r>
      <w:r w:rsidRPr="00D6117E">
        <w:rPr>
          <w:rFonts w:ascii="Times New Roman" w:hAnsi="Times New Roman"/>
          <w:sz w:val="24"/>
          <w:szCs w:val="24"/>
        </w:rPr>
        <w:tab/>
      </w:r>
      <w:r w:rsidRPr="00D6117E">
        <w:rPr>
          <w:rFonts w:ascii="Times New Roman" w:hAnsi="Times New Roman"/>
          <w:sz w:val="24"/>
          <w:szCs w:val="24"/>
        </w:rPr>
        <w:tab/>
        <w:t>=   18.75m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4E86FB19" w14:textId="77777777" w:rsidR="00483A65" w:rsidRPr="00D6117E" w:rsidRDefault="00483A65" w:rsidP="00483A65">
      <w:pPr>
        <w:ind w:left="2160"/>
        <w:rPr>
          <w:rFonts w:ascii="Times New Roman" w:hAnsi="Times New Roman"/>
          <w:sz w:val="24"/>
          <w:szCs w:val="24"/>
        </w:rPr>
      </w:pPr>
      <w:r w:rsidRPr="00D6117E">
        <w:rPr>
          <w:rFonts w:ascii="Times New Roman" w:hAnsi="Times New Roman"/>
          <w:sz w:val="24"/>
          <w:szCs w:val="24"/>
        </w:rPr>
        <w:t xml:space="preserve"> Working volume of Furnace                         = 173 m3 </w:t>
      </w:r>
    </w:p>
    <w:p w14:paraId="2B5BC60D" w14:textId="77777777" w:rsidR="00483A65" w:rsidRPr="00D6117E" w:rsidRDefault="00483A65" w:rsidP="00483A65">
      <w:pPr>
        <w:ind w:left="2160"/>
        <w:rPr>
          <w:rFonts w:ascii="Times New Roman" w:hAnsi="Times New Roman"/>
          <w:sz w:val="24"/>
          <w:szCs w:val="24"/>
        </w:rPr>
      </w:pPr>
      <w:r w:rsidRPr="00D6117E">
        <w:rPr>
          <w:rFonts w:ascii="Times New Roman" w:hAnsi="Times New Roman"/>
          <w:sz w:val="24"/>
          <w:szCs w:val="24"/>
        </w:rPr>
        <w:t xml:space="preserve">20% working volume 173 *20 % </w:t>
      </w:r>
      <w:r w:rsidRPr="00D6117E">
        <w:rPr>
          <w:rFonts w:ascii="Times New Roman" w:hAnsi="Times New Roman"/>
          <w:sz w:val="24"/>
          <w:szCs w:val="24"/>
        </w:rPr>
        <w:tab/>
      </w:r>
      <w:r w:rsidRPr="00D6117E">
        <w:rPr>
          <w:rFonts w:ascii="Times New Roman" w:hAnsi="Times New Roman"/>
          <w:sz w:val="24"/>
          <w:szCs w:val="24"/>
        </w:rPr>
        <w:tab/>
        <w:t xml:space="preserve">=   </w:t>
      </w:r>
      <w:r w:rsidRPr="00D6117E">
        <w:rPr>
          <w:rFonts w:ascii="Times New Roman" w:hAnsi="Times New Roman"/>
          <w:sz w:val="24"/>
          <w:szCs w:val="24"/>
          <w:u w:val="single"/>
        </w:rPr>
        <w:t>34.60m</w:t>
      </w:r>
      <w:r w:rsidRPr="00D6117E">
        <w:rPr>
          <w:rFonts w:ascii="Times New Roman" w:hAnsi="Times New Roman"/>
          <w:sz w:val="24"/>
          <w:szCs w:val="24"/>
          <w:u w:val="single"/>
          <w:vertAlign w:val="superscript"/>
        </w:rPr>
        <w:t>3</w:t>
      </w:r>
      <w:r w:rsidRPr="00D6117E">
        <w:rPr>
          <w:rFonts w:ascii="Times New Roman" w:hAnsi="Times New Roman"/>
          <w:sz w:val="24"/>
          <w:szCs w:val="24"/>
          <w:u w:val="single"/>
        </w:rPr>
        <w:t xml:space="preserve"> </w:t>
      </w:r>
    </w:p>
    <w:p w14:paraId="7AC99DA3" w14:textId="77777777" w:rsidR="00483A65" w:rsidRPr="00D6117E" w:rsidRDefault="00483A65" w:rsidP="00483A65">
      <w:pPr>
        <w:ind w:left="4320"/>
        <w:rPr>
          <w:rFonts w:ascii="Times New Roman" w:hAnsi="Times New Roman"/>
          <w:sz w:val="24"/>
          <w:szCs w:val="24"/>
        </w:rPr>
      </w:pPr>
      <w:r w:rsidRPr="00D6117E">
        <w:rPr>
          <w:rFonts w:ascii="Times New Roman" w:hAnsi="Times New Roman"/>
          <w:sz w:val="24"/>
          <w:szCs w:val="24"/>
        </w:rPr>
        <w:t xml:space="preserve">Total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w:t>
      </w:r>
      <w:proofErr w:type="gramStart"/>
      <w:r w:rsidRPr="00D6117E">
        <w:rPr>
          <w:rFonts w:ascii="Times New Roman" w:hAnsi="Times New Roman"/>
          <w:sz w:val="24"/>
          <w:szCs w:val="24"/>
        </w:rPr>
        <w:t xml:space="preserve">  </w:t>
      </w:r>
      <w:r w:rsidRPr="00D6117E">
        <w:rPr>
          <w:rFonts w:ascii="Times New Roman" w:hAnsi="Times New Roman"/>
          <w:sz w:val="24"/>
          <w:szCs w:val="24"/>
          <w:u w:val="single"/>
        </w:rPr>
        <w:t xml:space="preserve"> (</w:t>
      </w:r>
      <w:proofErr w:type="gramEnd"/>
      <w:r w:rsidRPr="00D6117E">
        <w:rPr>
          <w:rFonts w:ascii="Times New Roman" w:hAnsi="Times New Roman"/>
          <w:sz w:val="24"/>
          <w:szCs w:val="24"/>
          <w:u w:val="single"/>
        </w:rPr>
        <w:t>18.75+0.20*173)=53.35 m</w:t>
      </w:r>
      <w:r w:rsidRPr="00D6117E">
        <w:rPr>
          <w:rFonts w:ascii="Times New Roman" w:hAnsi="Times New Roman"/>
          <w:sz w:val="24"/>
          <w:szCs w:val="24"/>
          <w:u w:val="single"/>
          <w:vertAlign w:val="superscript"/>
        </w:rPr>
        <w:t>3</w:t>
      </w:r>
      <w:r w:rsidRPr="00D6117E">
        <w:rPr>
          <w:rFonts w:ascii="Times New Roman" w:hAnsi="Times New Roman"/>
          <w:sz w:val="24"/>
          <w:szCs w:val="24"/>
          <w:u w:val="single"/>
        </w:rPr>
        <w:t xml:space="preserve"> </w:t>
      </w:r>
    </w:p>
    <w:p w14:paraId="23B169E8" w14:textId="77777777" w:rsidR="00483A65" w:rsidRPr="00D6117E" w:rsidRDefault="00483A65" w:rsidP="00483A65">
      <w:pPr>
        <w:tabs>
          <w:tab w:val="num" w:pos="780"/>
        </w:tabs>
        <w:ind w:left="780" w:hanging="360"/>
        <w:rPr>
          <w:rFonts w:ascii="Times New Roman" w:hAnsi="Times New Roman"/>
          <w:sz w:val="24"/>
          <w:szCs w:val="24"/>
        </w:rPr>
      </w:pPr>
      <w:r w:rsidRPr="00D6117E">
        <w:rPr>
          <w:rFonts w:ascii="Times New Roman" w:hAnsi="Times New Roman"/>
          <w:sz w:val="24"/>
          <w:szCs w:val="24"/>
        </w:rPr>
        <w:lastRenderedPageBreak/>
        <w:t xml:space="preserve">This volume corresponds </w:t>
      </w:r>
      <w:r w:rsidR="00940F5F" w:rsidRPr="00D6117E">
        <w:rPr>
          <w:rFonts w:ascii="Times New Roman" w:hAnsi="Times New Roman"/>
          <w:sz w:val="24"/>
          <w:szCs w:val="24"/>
        </w:rPr>
        <w:t>to:</w:t>
      </w:r>
      <w:r w:rsidRPr="00D6117E">
        <w:rPr>
          <w:rFonts w:ascii="Times New Roman" w:hAnsi="Times New Roman"/>
          <w:sz w:val="24"/>
          <w:szCs w:val="24"/>
        </w:rPr>
        <w:t xml:space="preserve"> </w:t>
      </w:r>
    </w:p>
    <w:p w14:paraId="6838AE23" w14:textId="77777777" w:rsidR="00483A65" w:rsidRPr="00D6117E" w:rsidRDefault="00483A65" w:rsidP="00483A65">
      <w:pPr>
        <w:ind w:left="720" w:firstLine="720"/>
        <w:rPr>
          <w:rFonts w:ascii="Times New Roman" w:hAnsi="Times New Roman"/>
          <w:sz w:val="24"/>
          <w:szCs w:val="24"/>
        </w:rPr>
      </w:pPr>
      <w:r w:rsidRPr="00D6117E">
        <w:rPr>
          <w:rFonts w:ascii="Times New Roman" w:hAnsi="Times New Roman"/>
          <w:sz w:val="24"/>
          <w:szCs w:val="24"/>
        </w:rPr>
        <w:tab/>
        <w:t>53.35 * 0.58 m3 = 30.943 DMT</w:t>
      </w:r>
    </w:p>
    <w:p w14:paraId="617D7225" w14:textId="77777777" w:rsidR="00483A65" w:rsidRPr="00D6117E" w:rsidRDefault="00483A65" w:rsidP="00483A65">
      <w:pPr>
        <w:ind w:left="720" w:firstLine="720"/>
        <w:rPr>
          <w:rFonts w:ascii="Times New Roman" w:hAnsi="Times New Roman"/>
          <w:sz w:val="24"/>
          <w:szCs w:val="24"/>
        </w:rPr>
      </w:pPr>
      <w:r w:rsidRPr="00D6117E">
        <w:rPr>
          <w:rFonts w:ascii="Times New Roman" w:hAnsi="Times New Roman"/>
          <w:sz w:val="24"/>
          <w:szCs w:val="24"/>
        </w:rPr>
        <w:t xml:space="preserve">                                       = 30/0.94                            =32 T (WMT)</w:t>
      </w:r>
    </w:p>
    <w:p w14:paraId="2490D1D4" w14:textId="77777777" w:rsidR="00483A65" w:rsidRPr="00D6117E" w:rsidRDefault="00483A65" w:rsidP="00483A65">
      <w:pPr>
        <w:tabs>
          <w:tab w:val="num" w:pos="780"/>
        </w:tabs>
        <w:ind w:left="780" w:hanging="360"/>
        <w:rPr>
          <w:rFonts w:ascii="Times New Roman" w:hAnsi="Times New Roman"/>
          <w:sz w:val="24"/>
          <w:szCs w:val="24"/>
        </w:rPr>
      </w:pPr>
      <w:r w:rsidRPr="00D6117E">
        <w:rPr>
          <w:rFonts w:ascii="Times New Roman" w:hAnsi="Times New Roman"/>
          <w:sz w:val="24"/>
          <w:szCs w:val="24"/>
        </w:rPr>
        <w:t xml:space="preserve">          That means 32000 /2000 kg Coke Base   = 16~18 Charges</w:t>
      </w:r>
    </w:p>
    <w:p w14:paraId="62CE8A6E" w14:textId="77777777" w:rsidR="00483A65" w:rsidRPr="00D6117E" w:rsidRDefault="00483A65" w:rsidP="00483A65">
      <w:pPr>
        <w:tabs>
          <w:tab w:val="left" w:pos="2640"/>
        </w:tabs>
        <w:rPr>
          <w:rFonts w:ascii="Times New Roman" w:hAnsi="Times New Roman"/>
          <w:sz w:val="24"/>
          <w:szCs w:val="24"/>
        </w:rPr>
      </w:pPr>
      <w:r w:rsidRPr="00D6117E">
        <w:rPr>
          <w:rFonts w:ascii="Times New Roman" w:hAnsi="Times New Roman"/>
          <w:sz w:val="24"/>
          <w:szCs w:val="24"/>
        </w:rPr>
        <w:tab/>
        <w:t>Consider 20 charges</w:t>
      </w:r>
      <w:r w:rsidRPr="00D6117E">
        <w:rPr>
          <w:rFonts w:ascii="Times New Roman" w:hAnsi="Times New Roman"/>
          <w:sz w:val="24"/>
          <w:szCs w:val="24"/>
        </w:rPr>
        <w:tab/>
        <w:t xml:space="preserve">           </w:t>
      </w:r>
    </w:p>
    <w:p w14:paraId="28A184B0" w14:textId="77777777" w:rsidR="00483A65" w:rsidRPr="00D6117E" w:rsidRDefault="00483A65" w:rsidP="00483A65">
      <w:pPr>
        <w:tabs>
          <w:tab w:val="left" w:pos="2640"/>
        </w:tabs>
        <w:rPr>
          <w:rFonts w:ascii="Times New Roman" w:hAnsi="Times New Roman"/>
          <w:sz w:val="24"/>
          <w:szCs w:val="24"/>
        </w:rPr>
      </w:pPr>
      <w:r w:rsidRPr="00D6117E">
        <w:rPr>
          <w:rFonts w:ascii="Times New Roman" w:hAnsi="Times New Roman"/>
          <w:sz w:val="24"/>
          <w:szCs w:val="24"/>
        </w:rPr>
        <w:t xml:space="preserve">  </w:t>
      </w:r>
      <w:r w:rsidRPr="00D6117E">
        <w:rPr>
          <w:rFonts w:ascii="Times New Roman" w:hAnsi="Times New Roman"/>
          <w:sz w:val="24"/>
          <w:szCs w:val="24"/>
        </w:rPr>
        <w:tab/>
      </w:r>
      <w:r w:rsidRPr="00D6117E">
        <w:rPr>
          <w:rFonts w:ascii="Times New Roman" w:hAnsi="Times New Roman"/>
          <w:sz w:val="24"/>
          <w:szCs w:val="24"/>
          <w:u w:val="single"/>
        </w:rPr>
        <w:t>20*2000</w:t>
      </w:r>
      <w:r w:rsidRPr="00D6117E">
        <w:rPr>
          <w:rFonts w:ascii="Times New Roman" w:hAnsi="Times New Roman"/>
          <w:sz w:val="24"/>
          <w:szCs w:val="24"/>
        </w:rPr>
        <w:t xml:space="preserve">         </w:t>
      </w:r>
      <w:r w:rsidR="00940F5F" w:rsidRPr="00D6117E">
        <w:rPr>
          <w:rFonts w:ascii="Times New Roman" w:hAnsi="Times New Roman"/>
          <w:sz w:val="24"/>
          <w:szCs w:val="24"/>
        </w:rPr>
        <w:t>= 68.96</w:t>
      </w:r>
      <w:r w:rsidRPr="00D6117E">
        <w:rPr>
          <w:rFonts w:ascii="Times New Roman" w:hAnsi="Times New Roman"/>
          <w:sz w:val="24"/>
          <w:szCs w:val="24"/>
        </w:rPr>
        <w:t xml:space="preserve"> m</w:t>
      </w:r>
      <w:r w:rsidRPr="00D6117E">
        <w:rPr>
          <w:rFonts w:ascii="Times New Roman" w:hAnsi="Times New Roman"/>
          <w:sz w:val="24"/>
          <w:szCs w:val="24"/>
          <w:vertAlign w:val="superscript"/>
        </w:rPr>
        <w:t>3</w:t>
      </w:r>
      <w:r w:rsidRPr="00D6117E">
        <w:rPr>
          <w:rFonts w:ascii="Times New Roman" w:hAnsi="Times New Roman"/>
          <w:sz w:val="24"/>
          <w:szCs w:val="24"/>
        </w:rPr>
        <w:t xml:space="preserve"> * 0.94        = 64.82 m3</w:t>
      </w:r>
    </w:p>
    <w:p w14:paraId="576C2EE6" w14:textId="77777777" w:rsidR="00483A65" w:rsidRPr="00D6117E" w:rsidRDefault="00483A65" w:rsidP="00483A65">
      <w:pPr>
        <w:tabs>
          <w:tab w:val="left" w:pos="2640"/>
        </w:tabs>
        <w:rPr>
          <w:rFonts w:ascii="Times New Roman" w:hAnsi="Times New Roman"/>
          <w:sz w:val="24"/>
          <w:szCs w:val="24"/>
        </w:rPr>
      </w:pPr>
      <w:r w:rsidRPr="00D6117E">
        <w:rPr>
          <w:rFonts w:ascii="Times New Roman" w:hAnsi="Times New Roman"/>
          <w:sz w:val="24"/>
          <w:szCs w:val="24"/>
        </w:rPr>
        <w:t>                                                580</w:t>
      </w:r>
    </w:p>
    <w:p w14:paraId="6C501B06" w14:textId="77777777" w:rsidR="00483A65" w:rsidRPr="00D6117E" w:rsidRDefault="00483A65" w:rsidP="00483A65">
      <w:pPr>
        <w:tabs>
          <w:tab w:val="left" w:pos="2640"/>
        </w:tabs>
        <w:rPr>
          <w:rFonts w:ascii="Times New Roman" w:hAnsi="Times New Roman"/>
          <w:sz w:val="24"/>
          <w:szCs w:val="24"/>
        </w:rPr>
      </w:pPr>
      <w:r w:rsidRPr="00D6117E">
        <w:rPr>
          <w:rFonts w:ascii="Times New Roman" w:hAnsi="Times New Roman"/>
          <w:sz w:val="24"/>
          <w:szCs w:val="24"/>
        </w:rPr>
        <w:t xml:space="preserve">Note:         H.V =Hearth </w:t>
      </w:r>
      <w:proofErr w:type="gramStart"/>
      <w:r w:rsidRPr="00D6117E">
        <w:rPr>
          <w:rFonts w:ascii="Times New Roman" w:hAnsi="Times New Roman"/>
          <w:sz w:val="24"/>
          <w:szCs w:val="24"/>
        </w:rPr>
        <w:t>Volume;   </w:t>
      </w:r>
      <w:proofErr w:type="gramEnd"/>
      <w:r w:rsidRPr="00D6117E">
        <w:rPr>
          <w:rFonts w:ascii="Times New Roman" w:hAnsi="Times New Roman"/>
          <w:sz w:val="24"/>
          <w:szCs w:val="24"/>
        </w:rPr>
        <w:t xml:space="preserve">   W.V = Working Volume </w:t>
      </w:r>
    </w:p>
    <w:p w14:paraId="58299D7B" w14:textId="77777777" w:rsidR="00483A65" w:rsidRPr="00D6117E" w:rsidRDefault="00483A65" w:rsidP="00483A65">
      <w:pPr>
        <w:tabs>
          <w:tab w:val="num" w:pos="780"/>
          <w:tab w:val="left" w:pos="2640"/>
        </w:tabs>
        <w:ind w:left="780" w:hanging="360"/>
        <w:rPr>
          <w:rFonts w:ascii="Times New Roman" w:hAnsi="Times New Roman"/>
          <w:sz w:val="24"/>
          <w:szCs w:val="24"/>
        </w:rPr>
      </w:pPr>
      <w:r w:rsidRPr="00D6117E">
        <w:rPr>
          <w:rFonts w:ascii="Times New Roman" w:hAnsi="Times New Roman"/>
          <w:sz w:val="24"/>
          <w:szCs w:val="24"/>
        </w:rPr>
        <w:t>II.    Another 15% of working volume to be filled with B. F. Slag + Limes</w:t>
      </w:r>
      <w:r w:rsidR="00BB481E">
        <w:rPr>
          <w:rFonts w:ascii="Times New Roman" w:hAnsi="Times New Roman"/>
          <w:sz w:val="24"/>
          <w:szCs w:val="24"/>
        </w:rPr>
        <w:t xml:space="preserve">tone aiming at binary basicity </w:t>
      </w:r>
      <w:r w:rsidRPr="00D6117E">
        <w:rPr>
          <w:rFonts w:ascii="Times New Roman" w:hAnsi="Times New Roman"/>
          <w:sz w:val="24"/>
          <w:szCs w:val="24"/>
        </w:rPr>
        <w:t>primary slag (melting zone slag</w:t>
      </w:r>
      <w:proofErr w:type="gramStart"/>
      <w:r w:rsidRPr="00D6117E">
        <w:rPr>
          <w:rFonts w:ascii="Times New Roman" w:hAnsi="Times New Roman"/>
          <w:sz w:val="24"/>
          <w:szCs w:val="24"/>
        </w:rPr>
        <w:t>) ,</w:t>
      </w:r>
      <w:proofErr w:type="gramEnd"/>
      <w:r w:rsidRPr="00D6117E">
        <w:rPr>
          <w:rFonts w:ascii="Times New Roman" w:hAnsi="Times New Roman"/>
          <w:sz w:val="24"/>
          <w:szCs w:val="24"/>
        </w:rPr>
        <w:t xml:space="preserve">&lt; 1.40 </w:t>
      </w:r>
    </w:p>
    <w:p w14:paraId="4F8B4B87"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And binary basicity, tapping slag =0.85 </w:t>
      </w:r>
    </w:p>
    <w:p w14:paraId="2DDD5DB3"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b/>
          <w:sz w:val="24"/>
          <w:szCs w:val="24"/>
          <w:u w:val="single"/>
        </w:rPr>
        <w:t xml:space="preserve">Burden “B” </w:t>
      </w:r>
    </w:p>
    <w:p w14:paraId="206065D5"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 xml:space="preserve">15% working volume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83A65" w:rsidRPr="00D6117E">
        <w:rPr>
          <w:rFonts w:ascii="Times New Roman" w:hAnsi="Times New Roman"/>
          <w:sz w:val="24"/>
          <w:szCs w:val="24"/>
        </w:rPr>
        <w:t>:  25.95 m</w:t>
      </w:r>
      <w:r w:rsidR="00483A65" w:rsidRPr="00D6117E">
        <w:rPr>
          <w:rFonts w:ascii="Times New Roman" w:hAnsi="Times New Roman"/>
          <w:sz w:val="24"/>
          <w:szCs w:val="24"/>
          <w:vertAlign w:val="superscript"/>
        </w:rPr>
        <w:t xml:space="preserve">3 </w:t>
      </w:r>
    </w:p>
    <w:p w14:paraId="2D2F72FF" w14:textId="77777777" w:rsidR="00483A65" w:rsidRPr="00D6117E" w:rsidRDefault="00483A65" w:rsidP="00940F5F">
      <w:pPr>
        <w:tabs>
          <w:tab w:val="left" w:pos="2640"/>
        </w:tabs>
        <w:spacing w:after="0"/>
        <w:ind w:left="420"/>
        <w:rPr>
          <w:rFonts w:ascii="Times New Roman" w:hAnsi="Times New Roman"/>
          <w:sz w:val="24"/>
          <w:szCs w:val="24"/>
        </w:rPr>
      </w:pPr>
      <w:r w:rsidRPr="00D6117E">
        <w:rPr>
          <w:rFonts w:ascii="Times New Roman" w:hAnsi="Times New Roman"/>
          <w:sz w:val="24"/>
          <w:szCs w:val="24"/>
        </w:rPr>
        <w:t xml:space="preserve">Charge composition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1500 kg coke </w:t>
      </w:r>
    </w:p>
    <w:p w14:paraId="105B7994"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83A65" w:rsidRPr="00D6117E">
        <w:rPr>
          <w:rFonts w:ascii="Times New Roman" w:hAnsi="Times New Roman"/>
          <w:sz w:val="24"/>
          <w:szCs w:val="24"/>
        </w:rPr>
        <w:t xml:space="preserve"> : 300 kg B.F Slag </w:t>
      </w:r>
    </w:p>
    <w:p w14:paraId="2053ED8C"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 </w:t>
      </w:r>
      <w:r w:rsidR="00483A65" w:rsidRPr="00D6117E">
        <w:rPr>
          <w:rFonts w:ascii="Times New Roman" w:hAnsi="Times New Roman"/>
          <w:sz w:val="24"/>
          <w:szCs w:val="24"/>
        </w:rPr>
        <w:t xml:space="preserve">160 kg Limestone </w:t>
      </w:r>
    </w:p>
    <w:p w14:paraId="4ECCD1F9" w14:textId="77777777" w:rsidR="00483A65" w:rsidRPr="00D6117E" w:rsidRDefault="00483A65" w:rsidP="00940F5F">
      <w:pPr>
        <w:tabs>
          <w:tab w:val="left" w:pos="2640"/>
        </w:tabs>
        <w:spacing w:after="0"/>
        <w:ind w:left="420"/>
        <w:rPr>
          <w:rFonts w:ascii="Times New Roman" w:hAnsi="Times New Roman"/>
          <w:sz w:val="24"/>
          <w:szCs w:val="24"/>
        </w:rPr>
      </w:pPr>
      <w:r w:rsidRPr="00D6117E">
        <w:rPr>
          <w:rFonts w:ascii="Times New Roman" w:hAnsi="Times New Roman"/>
          <w:sz w:val="24"/>
          <w:szCs w:val="24"/>
        </w:rPr>
        <w:t xml:space="preserve">Charge volume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Coke           </w:t>
      </w:r>
      <w:r w:rsidRPr="00D6117E">
        <w:rPr>
          <w:rFonts w:ascii="Times New Roman" w:hAnsi="Times New Roman"/>
          <w:sz w:val="24"/>
          <w:szCs w:val="24"/>
          <w:u w:val="single"/>
        </w:rPr>
        <w:t xml:space="preserve">1500 </w:t>
      </w:r>
      <w:r w:rsidRPr="00D6117E">
        <w:rPr>
          <w:rFonts w:ascii="Times New Roman" w:hAnsi="Times New Roman"/>
          <w:sz w:val="24"/>
          <w:szCs w:val="24"/>
        </w:rPr>
        <w:tab/>
      </w:r>
      <w:r w:rsidRPr="00D6117E">
        <w:rPr>
          <w:rFonts w:ascii="Times New Roman" w:hAnsi="Times New Roman"/>
          <w:sz w:val="24"/>
          <w:szCs w:val="24"/>
        </w:rPr>
        <w:tab/>
        <w:t>= 2.586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22A02D8D" w14:textId="77777777" w:rsidR="00483A65" w:rsidRPr="00D6117E" w:rsidRDefault="00483A65" w:rsidP="00940F5F">
      <w:pPr>
        <w:tabs>
          <w:tab w:val="left" w:pos="2640"/>
        </w:tabs>
        <w:spacing w:after="0"/>
        <w:ind w:left="420"/>
        <w:rPr>
          <w:rFonts w:ascii="Times New Roman" w:hAnsi="Times New Roman"/>
          <w:sz w:val="24"/>
          <w:szCs w:val="24"/>
        </w:rPr>
      </w:pP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580 </w:t>
      </w:r>
    </w:p>
    <w:p w14:paraId="760049DE"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B. F. Slag    </w:t>
      </w:r>
      <w:r w:rsidR="00483A65" w:rsidRPr="00D6117E">
        <w:rPr>
          <w:rFonts w:ascii="Times New Roman" w:hAnsi="Times New Roman"/>
          <w:sz w:val="24"/>
          <w:szCs w:val="24"/>
        </w:rPr>
        <w:t xml:space="preserve">  </w:t>
      </w:r>
      <w:r w:rsidR="00483A65" w:rsidRPr="00D6117E">
        <w:rPr>
          <w:rFonts w:ascii="Times New Roman" w:hAnsi="Times New Roman"/>
          <w:sz w:val="24"/>
          <w:szCs w:val="24"/>
          <w:u w:val="single"/>
        </w:rPr>
        <w:t xml:space="preserve">300 </w:t>
      </w:r>
      <w:r w:rsidR="00483A65" w:rsidRPr="00D6117E">
        <w:rPr>
          <w:rFonts w:ascii="Times New Roman" w:hAnsi="Times New Roman"/>
          <w:sz w:val="24"/>
          <w:szCs w:val="24"/>
        </w:rPr>
        <w:tab/>
      </w:r>
      <w:r w:rsidR="00483A65" w:rsidRPr="00D6117E">
        <w:rPr>
          <w:rFonts w:ascii="Times New Roman" w:hAnsi="Times New Roman"/>
          <w:sz w:val="24"/>
          <w:szCs w:val="24"/>
        </w:rPr>
        <w:tab/>
        <w:t>= 0.250 m</w:t>
      </w:r>
      <w:r w:rsidR="00483A65" w:rsidRPr="00D6117E">
        <w:rPr>
          <w:rFonts w:ascii="Times New Roman" w:hAnsi="Times New Roman"/>
          <w:sz w:val="24"/>
          <w:szCs w:val="24"/>
          <w:vertAlign w:val="superscript"/>
        </w:rPr>
        <w:t>3</w:t>
      </w:r>
      <w:r w:rsidR="00483A65" w:rsidRPr="00D6117E">
        <w:rPr>
          <w:rFonts w:ascii="Times New Roman" w:hAnsi="Times New Roman"/>
          <w:sz w:val="24"/>
          <w:szCs w:val="24"/>
        </w:rPr>
        <w:t xml:space="preserve"> </w:t>
      </w:r>
    </w:p>
    <w:p w14:paraId="041ECD14"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83A65" w:rsidRPr="00D6117E">
        <w:rPr>
          <w:rFonts w:ascii="Times New Roman" w:hAnsi="Times New Roman"/>
          <w:sz w:val="24"/>
          <w:szCs w:val="24"/>
        </w:rPr>
        <w:t xml:space="preserve"> 1200                </w:t>
      </w:r>
      <w:r w:rsidR="00483A65" w:rsidRPr="00D6117E">
        <w:rPr>
          <w:rFonts w:ascii="Times New Roman" w:hAnsi="Times New Roman"/>
          <w:sz w:val="24"/>
          <w:szCs w:val="24"/>
        </w:rPr>
        <w:tab/>
      </w:r>
    </w:p>
    <w:p w14:paraId="2CAE1C75"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Limestone     </w:t>
      </w:r>
      <w:r w:rsidR="00483A65" w:rsidRPr="00D6117E">
        <w:rPr>
          <w:rFonts w:ascii="Times New Roman" w:hAnsi="Times New Roman"/>
          <w:sz w:val="24"/>
          <w:szCs w:val="24"/>
          <w:u w:val="single"/>
        </w:rPr>
        <w:t>160</w:t>
      </w:r>
      <w:r w:rsidR="00483A65" w:rsidRPr="00D6117E">
        <w:rPr>
          <w:rFonts w:ascii="Times New Roman" w:hAnsi="Times New Roman"/>
          <w:sz w:val="24"/>
          <w:szCs w:val="24"/>
        </w:rPr>
        <w:tab/>
      </w:r>
      <w:r w:rsidR="00483A65" w:rsidRPr="00D6117E">
        <w:rPr>
          <w:rFonts w:ascii="Times New Roman" w:hAnsi="Times New Roman"/>
          <w:sz w:val="24"/>
          <w:szCs w:val="24"/>
        </w:rPr>
        <w:tab/>
        <w:t>= 0.096 m</w:t>
      </w:r>
      <w:r w:rsidR="00483A65" w:rsidRPr="00D6117E">
        <w:rPr>
          <w:rFonts w:ascii="Times New Roman" w:hAnsi="Times New Roman"/>
          <w:sz w:val="24"/>
          <w:szCs w:val="24"/>
          <w:vertAlign w:val="superscript"/>
        </w:rPr>
        <w:t>3</w:t>
      </w:r>
      <w:r w:rsidR="00483A65" w:rsidRPr="00D6117E">
        <w:rPr>
          <w:rFonts w:ascii="Times New Roman" w:hAnsi="Times New Roman"/>
          <w:sz w:val="24"/>
          <w:szCs w:val="24"/>
        </w:rPr>
        <w:t xml:space="preserve"> </w:t>
      </w:r>
    </w:p>
    <w:p w14:paraId="2E868414"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483A65" w:rsidRPr="00D6117E">
        <w:rPr>
          <w:rFonts w:ascii="Times New Roman" w:hAnsi="Times New Roman"/>
          <w:sz w:val="24"/>
          <w:szCs w:val="24"/>
        </w:rPr>
        <w:t xml:space="preserve">1650          </w:t>
      </w:r>
      <w:r w:rsidR="00483A65" w:rsidRPr="00D6117E">
        <w:rPr>
          <w:rFonts w:ascii="Times New Roman" w:hAnsi="Times New Roman"/>
          <w:sz w:val="24"/>
          <w:szCs w:val="24"/>
          <w:u w:val="single"/>
        </w:rPr>
        <w:t xml:space="preserve">     </w:t>
      </w:r>
      <w:r w:rsidR="00483A65" w:rsidRPr="00D6117E">
        <w:rPr>
          <w:rFonts w:ascii="Times New Roman" w:hAnsi="Times New Roman"/>
          <w:sz w:val="24"/>
          <w:szCs w:val="24"/>
          <w:u w:val="single"/>
        </w:rPr>
        <w:tab/>
      </w:r>
      <w:r w:rsidR="00483A65" w:rsidRPr="00D6117E">
        <w:rPr>
          <w:rFonts w:ascii="Times New Roman" w:hAnsi="Times New Roman"/>
          <w:sz w:val="24"/>
          <w:szCs w:val="24"/>
          <w:u w:val="single"/>
        </w:rPr>
        <w:tab/>
      </w:r>
    </w:p>
    <w:p w14:paraId="7985C95B"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83A65" w:rsidRPr="00D6117E">
        <w:rPr>
          <w:rFonts w:ascii="Times New Roman" w:hAnsi="Times New Roman"/>
          <w:sz w:val="24"/>
          <w:szCs w:val="24"/>
        </w:rPr>
        <w:t>Total   = 2.932 m</w:t>
      </w:r>
      <w:r w:rsidR="00483A65" w:rsidRPr="00D6117E">
        <w:rPr>
          <w:rFonts w:ascii="Times New Roman" w:hAnsi="Times New Roman"/>
          <w:sz w:val="24"/>
          <w:szCs w:val="24"/>
          <w:vertAlign w:val="superscript"/>
        </w:rPr>
        <w:t>3</w:t>
      </w:r>
      <w:r w:rsidR="00483A65" w:rsidRPr="00D6117E">
        <w:rPr>
          <w:rFonts w:ascii="Times New Roman" w:hAnsi="Times New Roman"/>
          <w:sz w:val="24"/>
          <w:szCs w:val="24"/>
        </w:rPr>
        <w:t xml:space="preserve"> </w:t>
      </w:r>
    </w:p>
    <w:p w14:paraId="1C8A9CF3" w14:textId="77777777" w:rsidR="00483A65" w:rsidRPr="00D6117E" w:rsidRDefault="00483A65" w:rsidP="00940F5F">
      <w:pPr>
        <w:tabs>
          <w:tab w:val="num" w:pos="780"/>
        </w:tabs>
        <w:spacing w:after="0"/>
        <w:ind w:left="780" w:hanging="360"/>
        <w:rPr>
          <w:rFonts w:ascii="Times New Roman" w:hAnsi="Times New Roman"/>
          <w:sz w:val="24"/>
          <w:szCs w:val="24"/>
        </w:rPr>
      </w:pPr>
      <w:r w:rsidRPr="00D6117E">
        <w:rPr>
          <w:rFonts w:ascii="Times New Roman" w:hAnsi="Times New Roman"/>
          <w:sz w:val="24"/>
          <w:szCs w:val="24"/>
        </w:rPr>
        <w:t xml:space="preserve">No. of Charges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u w:val="single"/>
        </w:rPr>
        <w:t xml:space="preserve">       25.95 </w:t>
      </w:r>
      <w:r w:rsidRPr="00D6117E">
        <w:rPr>
          <w:rFonts w:ascii="Times New Roman" w:hAnsi="Times New Roman"/>
          <w:sz w:val="24"/>
          <w:szCs w:val="24"/>
          <w:u w:val="single"/>
        </w:rPr>
        <w:tab/>
      </w:r>
      <w:r w:rsidR="00940F5F">
        <w:rPr>
          <w:rFonts w:ascii="Times New Roman" w:hAnsi="Times New Roman"/>
          <w:sz w:val="24"/>
          <w:szCs w:val="24"/>
        </w:rPr>
        <w:tab/>
      </w:r>
      <w:r w:rsidRPr="00D6117E">
        <w:rPr>
          <w:rFonts w:ascii="Times New Roman" w:hAnsi="Times New Roman"/>
          <w:sz w:val="24"/>
          <w:szCs w:val="24"/>
        </w:rPr>
        <w:t>= 9.42</w:t>
      </w:r>
    </w:p>
    <w:p w14:paraId="0CB3D78B" w14:textId="77777777" w:rsidR="00483A65" w:rsidRPr="00D6117E" w:rsidRDefault="00483A65" w:rsidP="00940F5F">
      <w:pPr>
        <w:tabs>
          <w:tab w:val="left" w:pos="2640"/>
        </w:tabs>
        <w:spacing w:after="0"/>
        <w:ind w:left="420"/>
        <w:rPr>
          <w:rFonts w:ascii="Times New Roman" w:hAnsi="Times New Roman"/>
          <w:sz w:val="24"/>
          <w:szCs w:val="24"/>
        </w:rPr>
      </w:pPr>
      <w:r w:rsidRPr="00D6117E">
        <w:rPr>
          <w:rFonts w:ascii="Times New Roman" w:hAnsi="Times New Roman"/>
          <w:sz w:val="24"/>
          <w:szCs w:val="24"/>
        </w:rPr>
        <w:t>                                 </w:t>
      </w:r>
      <w:r w:rsidR="00940F5F">
        <w:rPr>
          <w:rFonts w:ascii="Times New Roman" w:hAnsi="Times New Roman"/>
          <w:sz w:val="24"/>
          <w:szCs w:val="24"/>
        </w:rPr>
        <w:t xml:space="preserve">                           </w:t>
      </w:r>
      <w:r w:rsidR="00940F5F">
        <w:rPr>
          <w:rFonts w:ascii="Times New Roman" w:hAnsi="Times New Roman"/>
          <w:sz w:val="24"/>
          <w:szCs w:val="24"/>
        </w:rPr>
        <w:tab/>
        <w:t>  </w:t>
      </w:r>
      <w:r w:rsidRPr="00D6117E">
        <w:rPr>
          <w:rFonts w:ascii="Times New Roman" w:hAnsi="Times New Roman"/>
          <w:sz w:val="24"/>
          <w:szCs w:val="24"/>
        </w:rPr>
        <w:t>2.932*0.94</w:t>
      </w:r>
    </w:p>
    <w:p w14:paraId="6A60AAFD" w14:textId="77777777" w:rsidR="00483A65" w:rsidRPr="00D6117E" w:rsidRDefault="00483A65" w:rsidP="00940F5F">
      <w:pPr>
        <w:tabs>
          <w:tab w:val="num" w:pos="780"/>
        </w:tabs>
        <w:spacing w:after="0"/>
        <w:ind w:left="780" w:hanging="360"/>
        <w:rPr>
          <w:rFonts w:ascii="Times New Roman" w:hAnsi="Times New Roman"/>
          <w:sz w:val="24"/>
          <w:szCs w:val="24"/>
        </w:rPr>
      </w:pPr>
      <w:r w:rsidRPr="00D6117E">
        <w:rPr>
          <w:rFonts w:ascii="Times New Roman" w:hAnsi="Times New Roman"/>
          <w:sz w:val="24"/>
          <w:szCs w:val="24"/>
        </w:rPr>
        <w:t xml:space="preserve">This corresponds </w:t>
      </w:r>
      <w:r w:rsidR="00BB481E" w:rsidRPr="00D6117E">
        <w:rPr>
          <w:rFonts w:ascii="Times New Roman" w:hAnsi="Times New Roman"/>
          <w:sz w:val="24"/>
          <w:szCs w:val="24"/>
        </w:rPr>
        <w:t>to:</w:t>
      </w:r>
      <w:r w:rsidRPr="00D6117E">
        <w:rPr>
          <w:rFonts w:ascii="Times New Roman" w:hAnsi="Times New Roman"/>
          <w:sz w:val="24"/>
          <w:szCs w:val="24"/>
        </w:rPr>
        <w:t xml:space="preserve"> </w:t>
      </w:r>
    </w:p>
    <w:p w14:paraId="198C8E4B" w14:textId="77777777" w:rsidR="00483A65" w:rsidRPr="00D6117E" w:rsidRDefault="00483A65" w:rsidP="00940F5F">
      <w:pPr>
        <w:tabs>
          <w:tab w:val="left" w:pos="2640"/>
        </w:tabs>
        <w:spacing w:after="0"/>
        <w:ind w:left="420"/>
        <w:rPr>
          <w:rFonts w:ascii="Times New Roman" w:hAnsi="Times New Roman"/>
          <w:sz w:val="24"/>
          <w:szCs w:val="24"/>
        </w:rPr>
      </w:pPr>
      <w:r w:rsidRPr="00D6117E">
        <w:rPr>
          <w:rFonts w:ascii="Times New Roman" w:hAnsi="Times New Roman"/>
          <w:sz w:val="24"/>
          <w:szCs w:val="24"/>
        </w:rPr>
        <w:t>                            10</w:t>
      </w:r>
      <w:r w:rsidR="00940F5F">
        <w:rPr>
          <w:rFonts w:ascii="Times New Roman" w:hAnsi="Times New Roman"/>
          <w:sz w:val="24"/>
          <w:szCs w:val="24"/>
        </w:rPr>
        <w:t xml:space="preserve">*2.93*0.94 </w:t>
      </w:r>
      <w:r w:rsidR="00940F5F">
        <w:rPr>
          <w:rFonts w:ascii="Times New Roman" w:hAnsi="Times New Roman"/>
          <w:sz w:val="24"/>
          <w:szCs w:val="24"/>
        </w:rPr>
        <w:tab/>
        <w:t>=</w:t>
      </w:r>
      <w:r w:rsidRPr="00D6117E">
        <w:rPr>
          <w:rFonts w:ascii="Times New Roman" w:hAnsi="Times New Roman"/>
          <w:sz w:val="24"/>
          <w:szCs w:val="24"/>
        </w:rPr>
        <w:t>: 27.54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403B99AE" w14:textId="77777777" w:rsidR="00483A65" w:rsidRPr="00D6117E" w:rsidRDefault="00483A65" w:rsidP="00483A65">
      <w:pPr>
        <w:tabs>
          <w:tab w:val="num" w:pos="780"/>
          <w:tab w:val="left" w:pos="2640"/>
        </w:tabs>
        <w:ind w:left="780" w:hanging="360"/>
        <w:rPr>
          <w:rFonts w:ascii="Times New Roman" w:hAnsi="Times New Roman"/>
          <w:sz w:val="24"/>
          <w:szCs w:val="24"/>
        </w:rPr>
      </w:pPr>
      <w:r w:rsidRPr="00D6117E">
        <w:rPr>
          <w:rFonts w:ascii="Times New Roman" w:hAnsi="Times New Roman"/>
          <w:sz w:val="24"/>
          <w:szCs w:val="24"/>
        </w:rPr>
        <w:t xml:space="preserve">III. Another 10% of working volume to be filled with </w:t>
      </w:r>
      <w:r w:rsidRPr="00D6117E">
        <w:rPr>
          <w:rFonts w:ascii="Times New Roman" w:hAnsi="Times New Roman"/>
          <w:sz w:val="24"/>
          <w:szCs w:val="24"/>
        </w:rPr>
        <w:tab/>
        <w:t xml:space="preserve">: B.F. Slag    650 kg + 160 kg Limestone, Same binary basicity  </w:t>
      </w:r>
    </w:p>
    <w:p w14:paraId="49837829"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u w:val="single"/>
        </w:rPr>
        <w:t>Burden “</w:t>
      </w:r>
      <w:proofErr w:type="gramStart"/>
      <w:r w:rsidRPr="00D6117E">
        <w:rPr>
          <w:rFonts w:ascii="Times New Roman" w:hAnsi="Times New Roman"/>
          <w:sz w:val="24"/>
          <w:szCs w:val="24"/>
          <w:u w:val="single"/>
        </w:rPr>
        <w:t>C ”</w:t>
      </w:r>
      <w:proofErr w:type="gramEnd"/>
      <w:r w:rsidRPr="00D6117E">
        <w:rPr>
          <w:rFonts w:ascii="Times New Roman" w:hAnsi="Times New Roman"/>
          <w:sz w:val="24"/>
          <w:szCs w:val="24"/>
          <w:u w:val="single"/>
        </w:rPr>
        <w:t xml:space="preserve"> </w:t>
      </w:r>
    </w:p>
    <w:p w14:paraId="53A58F77"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10 % working volume</w:t>
      </w:r>
      <w:r w:rsidRPr="00D6117E">
        <w:rPr>
          <w:rFonts w:ascii="Times New Roman" w:hAnsi="Times New Roman"/>
          <w:sz w:val="24"/>
          <w:szCs w:val="24"/>
        </w:rPr>
        <w:tab/>
      </w:r>
      <w:r w:rsidRPr="00D6117E">
        <w:rPr>
          <w:rFonts w:ascii="Times New Roman" w:hAnsi="Times New Roman"/>
          <w:sz w:val="24"/>
          <w:szCs w:val="24"/>
        </w:rPr>
        <w:tab/>
        <w:t xml:space="preserve">                     </w:t>
      </w:r>
      <w:proofErr w:type="gramStart"/>
      <w:r w:rsidRPr="00D6117E">
        <w:rPr>
          <w:rFonts w:ascii="Times New Roman" w:hAnsi="Times New Roman"/>
          <w:sz w:val="24"/>
          <w:szCs w:val="24"/>
        </w:rPr>
        <w:t xml:space="preserve">  :</w:t>
      </w:r>
      <w:proofErr w:type="gramEnd"/>
      <w:r w:rsidRPr="00D6117E">
        <w:rPr>
          <w:rFonts w:ascii="Times New Roman" w:hAnsi="Times New Roman"/>
          <w:sz w:val="24"/>
          <w:szCs w:val="24"/>
        </w:rPr>
        <w:t xml:space="preserve"> 17.30 m</w:t>
      </w:r>
      <w:r w:rsidRPr="00D6117E">
        <w:rPr>
          <w:rFonts w:ascii="Times New Roman" w:hAnsi="Times New Roman"/>
          <w:sz w:val="24"/>
          <w:szCs w:val="24"/>
          <w:vertAlign w:val="superscript"/>
        </w:rPr>
        <w:t xml:space="preserve">3 </w:t>
      </w:r>
    </w:p>
    <w:p w14:paraId="117DA884"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Charge </w:t>
      </w:r>
      <w:proofErr w:type="gramStart"/>
      <w:r w:rsidRPr="00D6117E">
        <w:rPr>
          <w:rFonts w:ascii="Times New Roman" w:hAnsi="Times New Roman"/>
          <w:sz w:val="24"/>
          <w:szCs w:val="24"/>
        </w:rPr>
        <w:t xml:space="preserve">composition  </w:t>
      </w:r>
      <w:r w:rsidRPr="00D6117E">
        <w:rPr>
          <w:rFonts w:ascii="Times New Roman" w:hAnsi="Times New Roman"/>
          <w:sz w:val="24"/>
          <w:szCs w:val="24"/>
        </w:rPr>
        <w:tab/>
      </w:r>
      <w:proofErr w:type="gramEnd"/>
      <w:r w:rsidRPr="00D6117E">
        <w:rPr>
          <w:rFonts w:ascii="Times New Roman" w:hAnsi="Times New Roman"/>
          <w:sz w:val="24"/>
          <w:szCs w:val="24"/>
        </w:rPr>
        <w:tab/>
        <w:t xml:space="preserve">                      : 1500 kg coke </w:t>
      </w:r>
    </w:p>
    <w:p w14:paraId="1CB69317" w14:textId="77777777" w:rsidR="00483A65" w:rsidRPr="00D6117E" w:rsidRDefault="00940F5F" w:rsidP="00483A65">
      <w:pPr>
        <w:tabs>
          <w:tab w:val="left" w:pos="2640"/>
        </w:tabs>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483A65" w:rsidRPr="00D6117E">
        <w:rPr>
          <w:rFonts w:ascii="Times New Roman" w:hAnsi="Times New Roman"/>
          <w:sz w:val="24"/>
          <w:szCs w:val="24"/>
        </w:rPr>
        <w:t xml:space="preserve"> : 650 kg B.F Slag </w:t>
      </w:r>
    </w:p>
    <w:p w14:paraId="2335A99B" w14:textId="77777777" w:rsidR="00483A65" w:rsidRPr="00D6117E" w:rsidRDefault="00940F5F" w:rsidP="00483A65">
      <w:pPr>
        <w:tabs>
          <w:tab w:val="left" w:pos="2640"/>
        </w:tabs>
        <w:ind w:left="420"/>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t xml:space="preserve">         </w:t>
      </w:r>
      <w:r w:rsidR="00483A65" w:rsidRPr="00D6117E">
        <w:rPr>
          <w:rFonts w:ascii="Times New Roman" w:hAnsi="Times New Roman"/>
          <w:sz w:val="24"/>
          <w:szCs w:val="24"/>
        </w:rPr>
        <w:t xml:space="preserve">  :  160 kg Limestone </w:t>
      </w:r>
    </w:p>
    <w:p w14:paraId="5CB86763"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Charge volume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(1500/580+650/1200+160/1650)</w:t>
      </w:r>
      <w:r w:rsidRPr="00D6117E">
        <w:rPr>
          <w:rFonts w:ascii="Times New Roman" w:hAnsi="Times New Roman"/>
          <w:sz w:val="24"/>
          <w:szCs w:val="24"/>
        </w:rPr>
        <w:tab/>
      </w:r>
    </w:p>
    <w:p w14:paraId="29633721"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(2.58+0.54+0.096) = 3.216= 3.216 m</w:t>
      </w:r>
      <w:r w:rsidRPr="00D6117E">
        <w:rPr>
          <w:rFonts w:ascii="Times New Roman" w:hAnsi="Times New Roman"/>
          <w:sz w:val="24"/>
          <w:szCs w:val="24"/>
          <w:vertAlign w:val="superscript"/>
        </w:rPr>
        <w:t>3</w:t>
      </w:r>
    </w:p>
    <w:p w14:paraId="5E46B19F"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No. of Charges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u w:val="single"/>
        </w:rPr>
        <w:t xml:space="preserve"> 17.30</w:t>
      </w:r>
      <w:r w:rsidRPr="00D6117E">
        <w:rPr>
          <w:rFonts w:ascii="Times New Roman" w:hAnsi="Times New Roman"/>
          <w:sz w:val="24"/>
          <w:szCs w:val="24"/>
        </w:rPr>
        <w:tab/>
      </w:r>
      <w:r w:rsidRPr="00D6117E">
        <w:rPr>
          <w:rFonts w:ascii="Times New Roman" w:hAnsi="Times New Roman"/>
          <w:sz w:val="24"/>
          <w:szCs w:val="24"/>
        </w:rPr>
        <w:tab/>
        <w:t>= 5.71 Charges</w:t>
      </w:r>
    </w:p>
    <w:p w14:paraId="59190949"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3.216 * 0</w:t>
      </w:r>
      <w:r w:rsidR="00940F5F">
        <w:rPr>
          <w:rFonts w:ascii="Times New Roman" w:hAnsi="Times New Roman"/>
          <w:sz w:val="24"/>
          <w:szCs w:val="24"/>
        </w:rPr>
        <w:t>.</w:t>
      </w:r>
      <w:r w:rsidRPr="00D6117E">
        <w:rPr>
          <w:rFonts w:ascii="Times New Roman" w:hAnsi="Times New Roman"/>
          <w:sz w:val="24"/>
          <w:szCs w:val="24"/>
        </w:rPr>
        <w:t xml:space="preserve">94 </w:t>
      </w:r>
    </w:p>
    <w:p w14:paraId="30861E45"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This corresponds </w:t>
      </w:r>
      <w:r w:rsidR="00BB481E" w:rsidRPr="00D6117E">
        <w:rPr>
          <w:rFonts w:ascii="Times New Roman" w:hAnsi="Times New Roman"/>
          <w:sz w:val="24"/>
          <w:szCs w:val="24"/>
        </w:rPr>
        <w:t>to:</w:t>
      </w:r>
      <w:r w:rsidRPr="00D6117E">
        <w:rPr>
          <w:rFonts w:ascii="Times New Roman" w:hAnsi="Times New Roman"/>
          <w:sz w:val="24"/>
          <w:szCs w:val="24"/>
        </w:rPr>
        <w:t xml:space="preserve"> </w:t>
      </w:r>
    </w:p>
    <w:p w14:paraId="2444145C" w14:textId="77777777" w:rsidR="00483A65" w:rsidRPr="00D6117E" w:rsidRDefault="00940F5F" w:rsidP="00483A65">
      <w:pPr>
        <w:tabs>
          <w:tab w:val="left" w:pos="2640"/>
        </w:tabs>
        <w:ind w:left="420"/>
        <w:rPr>
          <w:rFonts w:ascii="Times New Roman" w:hAnsi="Times New Roman"/>
          <w:sz w:val="24"/>
          <w:szCs w:val="24"/>
        </w:rPr>
      </w:pPr>
      <w:r>
        <w:rPr>
          <w:rFonts w:ascii="Times New Roman" w:hAnsi="Times New Roman"/>
          <w:sz w:val="24"/>
          <w:szCs w:val="24"/>
        </w:rPr>
        <w:t xml:space="preserve">         6*3.216*0.94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83A65" w:rsidRPr="00D6117E">
        <w:rPr>
          <w:rFonts w:ascii="Times New Roman" w:hAnsi="Times New Roman"/>
          <w:sz w:val="24"/>
          <w:szCs w:val="24"/>
        </w:rPr>
        <w:t>:18.13 m</w:t>
      </w:r>
      <w:r w:rsidR="00483A65" w:rsidRPr="00D6117E">
        <w:rPr>
          <w:rFonts w:ascii="Times New Roman" w:hAnsi="Times New Roman"/>
          <w:sz w:val="24"/>
          <w:szCs w:val="24"/>
          <w:vertAlign w:val="superscript"/>
        </w:rPr>
        <w:t>3</w:t>
      </w:r>
      <w:r w:rsidR="00483A65" w:rsidRPr="00D6117E">
        <w:rPr>
          <w:rFonts w:ascii="Times New Roman" w:hAnsi="Times New Roman"/>
          <w:sz w:val="24"/>
          <w:szCs w:val="24"/>
        </w:rPr>
        <w:t xml:space="preserve"> </w:t>
      </w:r>
    </w:p>
    <w:p w14:paraId="62CDD859" w14:textId="77777777" w:rsidR="00483A65" w:rsidRPr="00D6117E" w:rsidRDefault="00483A65" w:rsidP="00483A65">
      <w:pPr>
        <w:tabs>
          <w:tab w:val="left" w:pos="2640"/>
          <w:tab w:val="left" w:pos="5190"/>
        </w:tabs>
        <w:ind w:left="420"/>
        <w:rPr>
          <w:rFonts w:ascii="Times New Roman" w:hAnsi="Times New Roman"/>
          <w:sz w:val="24"/>
          <w:szCs w:val="24"/>
        </w:rPr>
      </w:pPr>
      <w:r w:rsidRPr="00D6117E">
        <w:rPr>
          <w:rFonts w:ascii="Times New Roman" w:hAnsi="Times New Roman"/>
          <w:sz w:val="24"/>
          <w:szCs w:val="24"/>
        </w:rPr>
        <w:t xml:space="preserve">  Total working volume (W. V) filled so far </w:t>
      </w:r>
      <w:r w:rsidRPr="00D6117E">
        <w:rPr>
          <w:rFonts w:ascii="Times New Roman" w:hAnsi="Times New Roman"/>
          <w:sz w:val="24"/>
          <w:szCs w:val="24"/>
        </w:rPr>
        <w:tab/>
      </w:r>
    </w:p>
    <w:p w14:paraId="0DF1C0C0"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  64.82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0E7C473E"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 27.54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50C5BF8F"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 </w:t>
      </w:r>
      <w:r w:rsidRPr="00D6117E">
        <w:rPr>
          <w:rFonts w:ascii="Times New Roman" w:hAnsi="Times New Roman"/>
          <w:sz w:val="24"/>
          <w:szCs w:val="24"/>
          <w:u w:val="single"/>
        </w:rPr>
        <w:t>18.13</w:t>
      </w:r>
      <w:r w:rsidRPr="00D6117E">
        <w:rPr>
          <w:rFonts w:ascii="Times New Roman" w:hAnsi="Times New Roman"/>
          <w:sz w:val="24"/>
          <w:szCs w:val="24"/>
        </w:rPr>
        <w:t xml:space="preserve">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4D52A6F7"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                                                                           </w:t>
      </w:r>
      <w:r w:rsidRPr="00D6117E">
        <w:rPr>
          <w:rFonts w:ascii="Times New Roman" w:hAnsi="Times New Roman"/>
          <w:sz w:val="24"/>
          <w:szCs w:val="24"/>
          <w:u w:val="single"/>
        </w:rPr>
        <w:t>110.49 m</w:t>
      </w:r>
      <w:r w:rsidRPr="00D6117E">
        <w:rPr>
          <w:rFonts w:ascii="Times New Roman" w:hAnsi="Times New Roman"/>
          <w:sz w:val="24"/>
          <w:szCs w:val="24"/>
          <w:u w:val="single"/>
          <w:vertAlign w:val="superscript"/>
        </w:rPr>
        <w:t>3</w:t>
      </w:r>
    </w:p>
    <w:p w14:paraId="76DC3FA6" w14:textId="77777777" w:rsidR="00483A65" w:rsidRPr="00D6117E" w:rsidRDefault="00483A65" w:rsidP="00483A65">
      <w:pPr>
        <w:tabs>
          <w:tab w:val="left" w:pos="2640"/>
        </w:tabs>
        <w:rPr>
          <w:rFonts w:ascii="Times New Roman" w:hAnsi="Times New Roman"/>
          <w:sz w:val="24"/>
          <w:szCs w:val="24"/>
        </w:rPr>
      </w:pPr>
      <w:r w:rsidRPr="00D6117E">
        <w:rPr>
          <w:rFonts w:ascii="Times New Roman" w:hAnsi="Times New Roman"/>
          <w:sz w:val="24"/>
          <w:szCs w:val="24"/>
        </w:rPr>
        <w:t xml:space="preserve">   This corresponds to (110.49-18.</w:t>
      </w:r>
      <w:proofErr w:type="gramStart"/>
      <w:r w:rsidRPr="00D6117E">
        <w:rPr>
          <w:rFonts w:ascii="Times New Roman" w:hAnsi="Times New Roman"/>
          <w:sz w:val="24"/>
          <w:szCs w:val="24"/>
        </w:rPr>
        <w:t>75)=</w:t>
      </w:r>
      <w:proofErr w:type="gramEnd"/>
      <w:r w:rsidRPr="00D6117E">
        <w:rPr>
          <w:rFonts w:ascii="Times New Roman" w:hAnsi="Times New Roman"/>
          <w:sz w:val="24"/>
          <w:szCs w:val="24"/>
        </w:rPr>
        <w:t xml:space="preserve">91.74/173=53.06 % of working volume. </w:t>
      </w:r>
    </w:p>
    <w:p w14:paraId="7A82AF0C" w14:textId="77777777" w:rsidR="00483A65" w:rsidRPr="00D6117E" w:rsidRDefault="00483A65" w:rsidP="00483A65">
      <w:pPr>
        <w:tabs>
          <w:tab w:val="left" w:pos="2640"/>
        </w:tabs>
        <w:ind w:left="360" w:firstLine="60"/>
        <w:rPr>
          <w:rFonts w:ascii="Times New Roman" w:hAnsi="Times New Roman"/>
          <w:sz w:val="24"/>
          <w:szCs w:val="24"/>
        </w:rPr>
      </w:pPr>
      <w:r w:rsidRPr="00D6117E">
        <w:rPr>
          <w:rFonts w:ascii="Times New Roman" w:hAnsi="Times New Roman"/>
          <w:sz w:val="24"/>
          <w:szCs w:val="24"/>
        </w:rPr>
        <w:t xml:space="preserve">Filling rest of furnace, </w:t>
      </w:r>
      <w:proofErr w:type="spellStart"/>
      <w:r w:rsidRPr="00D6117E">
        <w:rPr>
          <w:rFonts w:ascii="Times New Roman" w:hAnsi="Times New Roman"/>
          <w:sz w:val="24"/>
          <w:szCs w:val="24"/>
        </w:rPr>
        <w:t>upto</w:t>
      </w:r>
      <w:proofErr w:type="spellEnd"/>
      <w:r w:rsidRPr="00D6117E">
        <w:rPr>
          <w:rFonts w:ascii="Times New Roman" w:hAnsi="Times New Roman"/>
          <w:sz w:val="24"/>
          <w:szCs w:val="24"/>
        </w:rPr>
        <w:t xml:space="preserve"> 173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0282675C" w14:textId="77777777" w:rsidR="00483A65" w:rsidRPr="00D6117E" w:rsidRDefault="00483A65" w:rsidP="00483A65">
      <w:pPr>
        <w:tabs>
          <w:tab w:val="left" w:pos="2640"/>
        </w:tabs>
        <w:ind w:left="360" w:firstLine="60"/>
        <w:rPr>
          <w:rFonts w:ascii="Times New Roman" w:hAnsi="Times New Roman"/>
          <w:sz w:val="24"/>
          <w:szCs w:val="24"/>
        </w:rPr>
      </w:pPr>
      <w:r w:rsidRPr="00D6117E">
        <w:rPr>
          <w:rFonts w:ascii="Times New Roman" w:hAnsi="Times New Roman"/>
          <w:sz w:val="24"/>
          <w:szCs w:val="24"/>
        </w:rPr>
        <w:t xml:space="preserve"> Keep the binary basicity at 0.85  </w:t>
      </w:r>
    </w:p>
    <w:p w14:paraId="5FC3DB9C" w14:textId="77777777" w:rsidR="00483A65" w:rsidRPr="00D6117E" w:rsidRDefault="00483A65" w:rsidP="00483A65">
      <w:pPr>
        <w:tabs>
          <w:tab w:val="left" w:pos="2640"/>
        </w:tabs>
        <w:ind w:left="360" w:firstLine="60"/>
        <w:rPr>
          <w:rFonts w:ascii="Times New Roman" w:hAnsi="Times New Roman"/>
          <w:sz w:val="24"/>
          <w:szCs w:val="24"/>
        </w:rPr>
      </w:pPr>
      <w:r w:rsidRPr="00D6117E">
        <w:rPr>
          <w:rFonts w:ascii="Times New Roman" w:hAnsi="Times New Roman"/>
          <w:sz w:val="24"/>
          <w:szCs w:val="24"/>
        </w:rPr>
        <w:t xml:space="preserve">Increase Fe /C ratio from 0.50 to 0.80 by equal steps </w:t>
      </w:r>
    </w:p>
    <w:p w14:paraId="77CCC96F" w14:textId="03ED0BF8" w:rsidR="004A525E" w:rsidRPr="00940F5F" w:rsidRDefault="00483A65" w:rsidP="00940F5F">
      <w:pPr>
        <w:tabs>
          <w:tab w:val="left" w:pos="2640"/>
        </w:tabs>
        <w:spacing w:before="100" w:beforeAutospacing="1" w:after="100" w:afterAutospacing="1"/>
        <w:ind w:left="420"/>
        <w:rPr>
          <w:rFonts w:ascii="Times New Roman" w:hAnsi="Times New Roman"/>
          <w:sz w:val="24"/>
          <w:szCs w:val="24"/>
        </w:rPr>
      </w:pPr>
      <w:r w:rsidRPr="00D6117E">
        <w:rPr>
          <w:rFonts w:ascii="Times New Roman" w:hAnsi="Times New Roman"/>
          <w:sz w:val="24"/>
          <w:szCs w:val="24"/>
        </w:rPr>
        <w:t> </w:t>
      </w:r>
      <w:bookmarkStart w:id="2" w:name="_MON_1412487774"/>
      <w:bookmarkEnd w:id="2"/>
      <w:r w:rsidRPr="00D6117E">
        <w:rPr>
          <w:rFonts w:ascii="Times New Roman" w:hAnsi="Times New Roman"/>
          <w:sz w:val="24"/>
          <w:szCs w:val="24"/>
        </w:rPr>
        <w:object w:dxaOrig="1536" w:dyaOrig="994" w14:anchorId="0608B1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8" o:title=""/>
          </v:shape>
          <o:OLEObject Type="Embed" ProgID="Word.Document.12" ShapeID="_x0000_i1025" DrawAspect="Icon" ObjectID="_1743922784" r:id="rId9"/>
        </w:object>
      </w:r>
      <w:r w:rsidRPr="00D6117E">
        <w:rPr>
          <w:rFonts w:ascii="Times New Roman" w:hAnsi="Times New Roman"/>
          <w:sz w:val="24"/>
          <w:szCs w:val="24"/>
        </w:rPr>
        <w:t xml:space="preserve">              </w:t>
      </w:r>
      <w:bookmarkStart w:id="3" w:name="_MON_1542012050"/>
      <w:bookmarkEnd w:id="3"/>
      <w:bookmarkStart w:id="4" w:name="_MON_1412487798"/>
      <w:bookmarkEnd w:id="4"/>
      <w:r w:rsidR="002D2388" w:rsidRPr="00D6117E">
        <w:rPr>
          <w:rFonts w:ascii="Times New Roman" w:hAnsi="Times New Roman"/>
          <w:sz w:val="24"/>
          <w:szCs w:val="24"/>
        </w:rPr>
        <w:object w:dxaOrig="1814" w:dyaOrig="1174" w14:anchorId="1691D256">
          <v:shape id="_x0000_i1026" type="#_x0000_t75" style="width:90pt;height:58.5pt" o:ole="">
            <v:imagedata r:id="rId10" o:title=""/>
          </v:shape>
          <o:OLEObject Type="Embed" ProgID="Excel.Sheet.8" ShapeID="_x0000_i1026" DrawAspect="Icon" ObjectID="_1743922785" r:id="rId11"/>
        </w:object>
      </w:r>
      <w:bookmarkStart w:id="5" w:name="_MON_1719236338"/>
      <w:bookmarkEnd w:id="5"/>
      <w:r w:rsidR="002D2388">
        <w:object w:dxaOrig="1534" w:dyaOrig="997" w14:anchorId="436AA206">
          <v:shape id="_x0000_i1027" type="#_x0000_t75" style="width:76.5pt;height:49.5pt" o:ole="">
            <v:imagedata r:id="rId12" o:title=""/>
          </v:shape>
          <o:OLEObject Type="Embed" ProgID="Excel.Sheet.12" ShapeID="_x0000_i1027" DrawAspect="Icon" ObjectID="_1743922786" r:id="rId13"/>
        </w:object>
      </w: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833D9A" w:rsidRPr="00D6117E" w14:paraId="6B3EE4A5" w14:textId="77777777" w:rsidTr="007E45E9">
        <w:trPr>
          <w:trHeight w:val="316"/>
        </w:trPr>
        <w:tc>
          <w:tcPr>
            <w:tcW w:w="2802" w:type="dxa"/>
            <w:shd w:val="clear" w:color="auto" w:fill="auto"/>
          </w:tcPr>
          <w:p w14:paraId="0658AF66" w14:textId="77777777" w:rsidR="00BA7336" w:rsidRPr="00D6117E" w:rsidRDefault="00BA7336" w:rsidP="00D00594">
            <w:pPr>
              <w:spacing w:after="0"/>
              <w:rPr>
                <w:rFonts w:ascii="Times New Roman" w:hAnsi="Times New Roman"/>
                <w:b/>
                <w:sz w:val="24"/>
                <w:szCs w:val="24"/>
              </w:rPr>
            </w:pPr>
            <w:r w:rsidRPr="00D6117E">
              <w:rPr>
                <w:rFonts w:ascii="Times New Roman" w:hAnsi="Times New Roman"/>
                <w:b/>
                <w:sz w:val="24"/>
                <w:szCs w:val="24"/>
              </w:rPr>
              <w:t xml:space="preserve">Prepared By: </w:t>
            </w:r>
          </w:p>
          <w:p w14:paraId="134D8A23" w14:textId="77777777" w:rsidR="00BA7336" w:rsidRPr="00D6117E" w:rsidRDefault="00BA7336" w:rsidP="009F3933">
            <w:pPr>
              <w:spacing w:after="0"/>
              <w:rPr>
                <w:rFonts w:ascii="Times New Roman" w:hAnsi="Times New Roman"/>
                <w:sz w:val="24"/>
                <w:szCs w:val="24"/>
              </w:rPr>
            </w:pPr>
            <w:r w:rsidRPr="00D6117E">
              <w:rPr>
                <w:rFonts w:ascii="Times New Roman" w:hAnsi="Times New Roman"/>
                <w:sz w:val="24"/>
                <w:szCs w:val="24"/>
              </w:rPr>
              <w:t xml:space="preserve">Head – </w:t>
            </w:r>
            <w:r w:rsidR="009F3933" w:rsidRPr="00D6117E">
              <w:rPr>
                <w:rFonts w:ascii="Times New Roman" w:hAnsi="Times New Roman"/>
                <w:sz w:val="24"/>
                <w:szCs w:val="24"/>
              </w:rPr>
              <w:t>Production PID I</w:t>
            </w:r>
          </w:p>
        </w:tc>
        <w:tc>
          <w:tcPr>
            <w:tcW w:w="3160" w:type="dxa"/>
            <w:shd w:val="clear" w:color="auto" w:fill="auto"/>
          </w:tcPr>
          <w:p w14:paraId="20B92F64" w14:textId="77777777" w:rsidR="00BA7336" w:rsidRPr="00D6117E" w:rsidRDefault="00BA7336" w:rsidP="00D00594">
            <w:pPr>
              <w:spacing w:after="0"/>
              <w:rPr>
                <w:rFonts w:ascii="Times New Roman" w:hAnsi="Times New Roman"/>
                <w:b/>
                <w:sz w:val="24"/>
                <w:szCs w:val="24"/>
              </w:rPr>
            </w:pPr>
            <w:r w:rsidRPr="00D6117E">
              <w:rPr>
                <w:rFonts w:ascii="Times New Roman" w:hAnsi="Times New Roman"/>
                <w:b/>
                <w:sz w:val="24"/>
                <w:szCs w:val="24"/>
              </w:rPr>
              <w:t xml:space="preserve">Reviewed &amp; Issued By: </w:t>
            </w:r>
          </w:p>
          <w:p w14:paraId="7B5BDE86" w14:textId="77777777" w:rsidR="00BA7336" w:rsidRPr="00D6117E" w:rsidRDefault="00BA7336" w:rsidP="00D00594">
            <w:pPr>
              <w:spacing w:after="0"/>
              <w:rPr>
                <w:rFonts w:ascii="Times New Roman" w:hAnsi="Times New Roman"/>
                <w:sz w:val="24"/>
                <w:szCs w:val="24"/>
              </w:rPr>
            </w:pPr>
            <w:r w:rsidRPr="00D6117E">
              <w:rPr>
                <w:rFonts w:ascii="Times New Roman" w:hAnsi="Times New Roman"/>
                <w:sz w:val="24"/>
                <w:szCs w:val="24"/>
              </w:rPr>
              <w:t>Management Representative</w:t>
            </w:r>
          </w:p>
        </w:tc>
        <w:tc>
          <w:tcPr>
            <w:tcW w:w="3133" w:type="dxa"/>
            <w:shd w:val="clear" w:color="auto" w:fill="auto"/>
          </w:tcPr>
          <w:p w14:paraId="0E74BAA9" w14:textId="77777777" w:rsidR="00BA7336" w:rsidRPr="00D6117E" w:rsidRDefault="00BA7336" w:rsidP="00D00594">
            <w:pPr>
              <w:spacing w:after="0"/>
              <w:rPr>
                <w:rFonts w:ascii="Times New Roman" w:hAnsi="Times New Roman"/>
                <w:b/>
                <w:sz w:val="24"/>
                <w:szCs w:val="24"/>
              </w:rPr>
            </w:pPr>
            <w:r w:rsidRPr="00D6117E">
              <w:rPr>
                <w:rFonts w:ascii="Times New Roman" w:hAnsi="Times New Roman"/>
                <w:b/>
                <w:sz w:val="24"/>
                <w:szCs w:val="24"/>
              </w:rPr>
              <w:t xml:space="preserve">Approved By: </w:t>
            </w:r>
          </w:p>
          <w:p w14:paraId="2F29A22A" w14:textId="77777777" w:rsidR="000C6F31" w:rsidRPr="00D6117E" w:rsidRDefault="007E45E9" w:rsidP="000C6F31">
            <w:pPr>
              <w:spacing w:after="0"/>
              <w:rPr>
                <w:rFonts w:ascii="Times New Roman" w:hAnsi="Times New Roman"/>
                <w:sz w:val="24"/>
                <w:szCs w:val="24"/>
              </w:rPr>
            </w:pPr>
            <w:r w:rsidRPr="00D6117E">
              <w:rPr>
                <w:rFonts w:ascii="Times New Roman" w:hAnsi="Times New Roman"/>
                <w:sz w:val="24"/>
                <w:szCs w:val="24"/>
              </w:rPr>
              <w:t xml:space="preserve">Head – </w:t>
            </w:r>
            <w:r w:rsidR="009F3933" w:rsidRPr="00D6117E">
              <w:rPr>
                <w:rFonts w:ascii="Times New Roman" w:hAnsi="Times New Roman"/>
                <w:sz w:val="24"/>
                <w:szCs w:val="24"/>
              </w:rPr>
              <w:t xml:space="preserve">Pig Iron Division </w:t>
            </w:r>
          </w:p>
        </w:tc>
      </w:tr>
      <w:tr w:rsidR="00833D9A" w:rsidRPr="00D6117E" w14:paraId="198311BF" w14:textId="77777777" w:rsidTr="004A525E">
        <w:trPr>
          <w:trHeight w:val="1227"/>
        </w:trPr>
        <w:tc>
          <w:tcPr>
            <w:tcW w:w="2802" w:type="dxa"/>
            <w:shd w:val="clear" w:color="auto" w:fill="auto"/>
          </w:tcPr>
          <w:p w14:paraId="66D68167" w14:textId="77777777" w:rsidR="00BA7336" w:rsidRPr="00D6117E" w:rsidRDefault="007E45E9" w:rsidP="00B80FF3">
            <w:pPr>
              <w:rPr>
                <w:rFonts w:ascii="Times New Roman" w:hAnsi="Times New Roman"/>
                <w:b/>
                <w:sz w:val="24"/>
                <w:szCs w:val="24"/>
              </w:rPr>
            </w:pPr>
            <w:r w:rsidRPr="00D6117E">
              <w:rPr>
                <w:rFonts w:ascii="Times New Roman" w:hAnsi="Times New Roman"/>
                <w:b/>
                <w:sz w:val="24"/>
                <w:szCs w:val="24"/>
              </w:rPr>
              <w:t>Signature:</w:t>
            </w:r>
          </w:p>
        </w:tc>
        <w:tc>
          <w:tcPr>
            <w:tcW w:w="3160" w:type="dxa"/>
            <w:shd w:val="clear" w:color="auto" w:fill="auto"/>
          </w:tcPr>
          <w:p w14:paraId="4E2F492C" w14:textId="77777777" w:rsidR="00BA7336" w:rsidRPr="00D6117E" w:rsidRDefault="007E45E9" w:rsidP="00B80FF3">
            <w:pPr>
              <w:rPr>
                <w:rFonts w:ascii="Times New Roman" w:hAnsi="Times New Roman"/>
                <w:b/>
                <w:sz w:val="24"/>
                <w:szCs w:val="24"/>
              </w:rPr>
            </w:pPr>
            <w:r w:rsidRPr="00D6117E">
              <w:rPr>
                <w:rFonts w:ascii="Times New Roman" w:hAnsi="Times New Roman"/>
                <w:b/>
                <w:sz w:val="24"/>
                <w:szCs w:val="24"/>
              </w:rPr>
              <w:t>Signature:</w:t>
            </w:r>
          </w:p>
        </w:tc>
        <w:tc>
          <w:tcPr>
            <w:tcW w:w="3133" w:type="dxa"/>
            <w:shd w:val="clear" w:color="auto" w:fill="auto"/>
          </w:tcPr>
          <w:p w14:paraId="07170763" w14:textId="77777777" w:rsidR="00BA7336" w:rsidRPr="00D6117E" w:rsidRDefault="007E45E9" w:rsidP="00B80FF3">
            <w:pPr>
              <w:rPr>
                <w:rFonts w:ascii="Times New Roman" w:hAnsi="Times New Roman"/>
                <w:b/>
                <w:sz w:val="24"/>
                <w:szCs w:val="24"/>
              </w:rPr>
            </w:pPr>
            <w:r w:rsidRPr="00D6117E">
              <w:rPr>
                <w:rFonts w:ascii="Times New Roman" w:hAnsi="Times New Roman"/>
                <w:b/>
                <w:sz w:val="24"/>
                <w:szCs w:val="24"/>
              </w:rPr>
              <w:t>Signature:</w:t>
            </w:r>
          </w:p>
        </w:tc>
      </w:tr>
      <w:tr w:rsidR="00BA7336" w:rsidRPr="00D6117E" w14:paraId="21932CAC" w14:textId="77777777" w:rsidTr="007E45E9">
        <w:trPr>
          <w:trHeight w:val="56"/>
        </w:trPr>
        <w:tc>
          <w:tcPr>
            <w:tcW w:w="2802" w:type="dxa"/>
            <w:shd w:val="clear" w:color="auto" w:fill="auto"/>
          </w:tcPr>
          <w:p w14:paraId="544C8961" w14:textId="752F456B" w:rsidR="00BA7336" w:rsidRPr="00D6117E" w:rsidRDefault="00BA7336" w:rsidP="00E94640">
            <w:pPr>
              <w:rPr>
                <w:rFonts w:ascii="Times New Roman" w:hAnsi="Times New Roman"/>
                <w:b/>
                <w:sz w:val="24"/>
                <w:szCs w:val="24"/>
              </w:rPr>
            </w:pPr>
            <w:r w:rsidRPr="00D6117E">
              <w:rPr>
                <w:rFonts w:ascii="Times New Roman" w:hAnsi="Times New Roman"/>
                <w:b/>
                <w:sz w:val="24"/>
                <w:szCs w:val="24"/>
              </w:rPr>
              <w:t>Date:</w:t>
            </w:r>
            <w:r w:rsidR="00C956ED" w:rsidRPr="00D6117E">
              <w:rPr>
                <w:rFonts w:ascii="Times New Roman" w:hAnsi="Times New Roman"/>
                <w:b/>
              </w:rPr>
              <w:t xml:space="preserve"> </w:t>
            </w:r>
            <w:r w:rsidR="00E94640">
              <w:rPr>
                <w:rFonts w:ascii="Times New Roman" w:hAnsi="Times New Roman"/>
                <w:b/>
              </w:rPr>
              <w:t>1</w:t>
            </w:r>
            <w:r w:rsidR="002D2388">
              <w:rPr>
                <w:rFonts w:ascii="Times New Roman" w:hAnsi="Times New Roman"/>
                <w:b/>
              </w:rPr>
              <w:t>5</w:t>
            </w:r>
            <w:r w:rsidR="00E94640">
              <w:rPr>
                <w:rFonts w:ascii="Times New Roman" w:hAnsi="Times New Roman"/>
                <w:b/>
              </w:rPr>
              <w:t>.07.202</w:t>
            </w:r>
            <w:r w:rsidR="002D2388">
              <w:rPr>
                <w:rFonts w:ascii="Times New Roman" w:hAnsi="Times New Roman"/>
                <w:b/>
              </w:rPr>
              <w:t>2</w:t>
            </w:r>
          </w:p>
        </w:tc>
        <w:tc>
          <w:tcPr>
            <w:tcW w:w="3160" w:type="dxa"/>
            <w:shd w:val="clear" w:color="auto" w:fill="auto"/>
          </w:tcPr>
          <w:p w14:paraId="173F2289" w14:textId="6170959D" w:rsidR="00BA7336" w:rsidRPr="00D6117E" w:rsidRDefault="00BA7336" w:rsidP="00E94640">
            <w:pPr>
              <w:rPr>
                <w:rFonts w:ascii="Times New Roman" w:hAnsi="Times New Roman"/>
                <w:b/>
                <w:sz w:val="24"/>
                <w:szCs w:val="24"/>
              </w:rPr>
            </w:pPr>
            <w:r w:rsidRPr="00D6117E">
              <w:rPr>
                <w:rFonts w:ascii="Times New Roman" w:hAnsi="Times New Roman"/>
                <w:b/>
                <w:sz w:val="24"/>
                <w:szCs w:val="24"/>
              </w:rPr>
              <w:t xml:space="preserve">Date: </w:t>
            </w:r>
            <w:r w:rsidR="00E94640">
              <w:rPr>
                <w:rFonts w:ascii="Times New Roman" w:hAnsi="Times New Roman"/>
                <w:b/>
              </w:rPr>
              <w:t>1</w:t>
            </w:r>
            <w:r w:rsidR="002D2388">
              <w:rPr>
                <w:rFonts w:ascii="Times New Roman" w:hAnsi="Times New Roman"/>
                <w:b/>
              </w:rPr>
              <w:t>5</w:t>
            </w:r>
            <w:r w:rsidR="00E94640">
              <w:rPr>
                <w:rFonts w:ascii="Times New Roman" w:hAnsi="Times New Roman"/>
                <w:b/>
              </w:rPr>
              <w:t>.07.202</w:t>
            </w:r>
            <w:r w:rsidR="002D2388">
              <w:rPr>
                <w:rFonts w:ascii="Times New Roman" w:hAnsi="Times New Roman"/>
                <w:b/>
              </w:rPr>
              <w:t>2</w:t>
            </w:r>
          </w:p>
        </w:tc>
        <w:tc>
          <w:tcPr>
            <w:tcW w:w="3133" w:type="dxa"/>
            <w:shd w:val="clear" w:color="auto" w:fill="auto"/>
          </w:tcPr>
          <w:p w14:paraId="6C1CA281" w14:textId="0BA66B1E" w:rsidR="00BA7336" w:rsidRPr="00D6117E" w:rsidRDefault="00BA7336" w:rsidP="00E94640">
            <w:pPr>
              <w:rPr>
                <w:rFonts w:ascii="Times New Roman" w:hAnsi="Times New Roman"/>
                <w:b/>
                <w:sz w:val="24"/>
                <w:szCs w:val="24"/>
              </w:rPr>
            </w:pPr>
            <w:r w:rsidRPr="00D6117E">
              <w:rPr>
                <w:rFonts w:ascii="Times New Roman" w:hAnsi="Times New Roman"/>
                <w:b/>
                <w:sz w:val="24"/>
                <w:szCs w:val="24"/>
              </w:rPr>
              <w:t>Date:</w:t>
            </w:r>
            <w:r w:rsidR="00C956ED" w:rsidRPr="00D6117E">
              <w:rPr>
                <w:rFonts w:ascii="Times New Roman" w:hAnsi="Times New Roman"/>
                <w:b/>
              </w:rPr>
              <w:t xml:space="preserve"> </w:t>
            </w:r>
            <w:r w:rsidR="00E94640">
              <w:rPr>
                <w:rFonts w:ascii="Times New Roman" w:hAnsi="Times New Roman"/>
                <w:b/>
              </w:rPr>
              <w:t>1</w:t>
            </w:r>
            <w:r w:rsidR="002D2388">
              <w:rPr>
                <w:rFonts w:ascii="Times New Roman" w:hAnsi="Times New Roman"/>
                <w:b/>
              </w:rPr>
              <w:t>5</w:t>
            </w:r>
            <w:r w:rsidR="00E94640">
              <w:rPr>
                <w:rFonts w:ascii="Times New Roman" w:hAnsi="Times New Roman"/>
                <w:b/>
              </w:rPr>
              <w:t>.07.202</w:t>
            </w:r>
            <w:r w:rsidR="002D2388">
              <w:rPr>
                <w:rFonts w:ascii="Times New Roman" w:hAnsi="Times New Roman"/>
                <w:b/>
              </w:rPr>
              <w:t>2</w:t>
            </w:r>
          </w:p>
        </w:tc>
      </w:tr>
    </w:tbl>
    <w:p w14:paraId="26257510" w14:textId="2B4F2E3A" w:rsidR="00FA664D" w:rsidRDefault="00FA664D" w:rsidP="00314A11">
      <w:pPr>
        <w:pStyle w:val="ListParagraph"/>
        <w:tabs>
          <w:tab w:val="left" w:pos="567"/>
        </w:tabs>
        <w:spacing w:line="240" w:lineRule="auto"/>
        <w:ind w:left="567" w:hanging="567"/>
        <w:rPr>
          <w:rFonts w:ascii="Times New Roman" w:hAnsi="Times New Roman"/>
          <w:b/>
          <w:sz w:val="24"/>
          <w:szCs w:val="24"/>
        </w:rPr>
      </w:pPr>
    </w:p>
    <w:tbl>
      <w:tblPr>
        <w:tblStyle w:val="TableGrid"/>
        <w:tblW w:w="0" w:type="auto"/>
        <w:tblInd w:w="18" w:type="dxa"/>
        <w:tblLook w:val="04A0" w:firstRow="1" w:lastRow="0" w:firstColumn="1" w:lastColumn="0" w:noHBand="0" w:noVBand="1"/>
      </w:tblPr>
      <w:tblGrid>
        <w:gridCol w:w="2795"/>
        <w:gridCol w:w="2245"/>
        <w:gridCol w:w="2245"/>
        <w:gridCol w:w="1805"/>
      </w:tblGrid>
      <w:tr w:rsidR="002D2388" w14:paraId="22205B89" w14:textId="77777777" w:rsidTr="003B5BB2">
        <w:tc>
          <w:tcPr>
            <w:tcW w:w="9090" w:type="dxa"/>
            <w:gridSpan w:val="4"/>
          </w:tcPr>
          <w:p w14:paraId="68085135" w14:textId="77777777" w:rsidR="002D2388" w:rsidRDefault="002D2388" w:rsidP="003B5BB2">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2D2388" w14:paraId="1BA601D8" w14:textId="77777777" w:rsidTr="003B5BB2">
        <w:tc>
          <w:tcPr>
            <w:tcW w:w="2795" w:type="dxa"/>
          </w:tcPr>
          <w:p w14:paraId="4E646538" w14:textId="77777777" w:rsidR="002D2388" w:rsidRDefault="002D2388" w:rsidP="003B5BB2">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245" w:type="dxa"/>
          </w:tcPr>
          <w:p w14:paraId="7C8BF5FF" w14:textId="77777777" w:rsidR="002D2388" w:rsidRDefault="002D2388" w:rsidP="003B5BB2">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245" w:type="dxa"/>
          </w:tcPr>
          <w:p w14:paraId="206943FB" w14:textId="77777777" w:rsidR="002D2388" w:rsidRDefault="002D2388" w:rsidP="003B5BB2">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805" w:type="dxa"/>
          </w:tcPr>
          <w:p w14:paraId="0161AFE8" w14:textId="77777777" w:rsidR="002D2388" w:rsidRDefault="002D2388" w:rsidP="003B5BB2">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 xml:space="preserve">New Revision </w:t>
            </w:r>
            <w:r>
              <w:rPr>
                <w:rFonts w:ascii="Times New Roman" w:hAnsi="Times New Roman"/>
                <w:b/>
                <w:sz w:val="24"/>
                <w:szCs w:val="24"/>
              </w:rPr>
              <w:lastRenderedPageBreak/>
              <w:t>No.</w:t>
            </w:r>
          </w:p>
        </w:tc>
      </w:tr>
      <w:tr w:rsidR="002D2388" w:rsidRPr="001A3E3D" w14:paraId="536C2AEB" w14:textId="77777777" w:rsidTr="003B5BB2">
        <w:tc>
          <w:tcPr>
            <w:tcW w:w="2795" w:type="dxa"/>
          </w:tcPr>
          <w:p w14:paraId="4AA1758A" w14:textId="79B04F3F" w:rsidR="002D2388" w:rsidRPr="001A3E3D" w:rsidRDefault="002D2388" w:rsidP="003B5BB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lastRenderedPageBreak/>
              <w:t>15.07.2022</w:t>
            </w:r>
          </w:p>
        </w:tc>
        <w:tc>
          <w:tcPr>
            <w:tcW w:w="2245" w:type="dxa"/>
          </w:tcPr>
          <w:p w14:paraId="2F270BB5" w14:textId="023D65A3" w:rsidR="002D2388" w:rsidRPr="001A3E3D" w:rsidRDefault="002D2388" w:rsidP="003B5BB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Procedure for blowing in operation</w:t>
            </w:r>
          </w:p>
        </w:tc>
        <w:tc>
          <w:tcPr>
            <w:tcW w:w="2245" w:type="dxa"/>
          </w:tcPr>
          <w:p w14:paraId="07BFAECF" w14:textId="77777777" w:rsidR="003A5003" w:rsidRDefault="003A5003" w:rsidP="003B5BB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Hazard identified</w:t>
            </w:r>
          </w:p>
          <w:p w14:paraId="07F8F560" w14:textId="05BB9EB2" w:rsidR="002D2388" w:rsidRPr="001A3E3D" w:rsidRDefault="003A5003" w:rsidP="003B5BB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Point 50,62 revised</w:t>
            </w:r>
          </w:p>
        </w:tc>
        <w:tc>
          <w:tcPr>
            <w:tcW w:w="1805" w:type="dxa"/>
          </w:tcPr>
          <w:p w14:paraId="74EA1673" w14:textId="341E9F38" w:rsidR="002D2388" w:rsidRPr="001A3E3D" w:rsidRDefault="002D2388" w:rsidP="003B5BB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05</w:t>
            </w:r>
          </w:p>
        </w:tc>
      </w:tr>
      <w:tr w:rsidR="002D2388" w:rsidRPr="00E93EB1" w14:paraId="483FF0B3" w14:textId="77777777" w:rsidTr="003B5BB2">
        <w:tc>
          <w:tcPr>
            <w:tcW w:w="2795" w:type="dxa"/>
          </w:tcPr>
          <w:p w14:paraId="77B75DFF" w14:textId="3A7C8A77" w:rsidR="002D2388" w:rsidRPr="00E93EB1" w:rsidRDefault="002D2388" w:rsidP="003B5BB2">
            <w:pPr>
              <w:pStyle w:val="ListParagraph"/>
              <w:tabs>
                <w:tab w:val="left" w:pos="567"/>
              </w:tabs>
              <w:spacing w:line="240" w:lineRule="auto"/>
              <w:ind w:left="0"/>
              <w:rPr>
                <w:rFonts w:ascii="Times New Roman" w:hAnsi="Times New Roman"/>
                <w:bCs/>
                <w:sz w:val="24"/>
                <w:szCs w:val="24"/>
              </w:rPr>
            </w:pPr>
          </w:p>
        </w:tc>
        <w:tc>
          <w:tcPr>
            <w:tcW w:w="2245" w:type="dxa"/>
          </w:tcPr>
          <w:p w14:paraId="509DFDAA" w14:textId="3F9E6459" w:rsidR="002D2388" w:rsidRPr="00E93EB1" w:rsidRDefault="002D2388" w:rsidP="003B5BB2">
            <w:pPr>
              <w:pStyle w:val="ListParagraph"/>
              <w:tabs>
                <w:tab w:val="left" w:pos="567"/>
              </w:tabs>
              <w:spacing w:line="240" w:lineRule="auto"/>
              <w:ind w:left="0"/>
              <w:rPr>
                <w:rFonts w:ascii="Times New Roman" w:hAnsi="Times New Roman"/>
                <w:bCs/>
                <w:sz w:val="24"/>
                <w:szCs w:val="24"/>
              </w:rPr>
            </w:pPr>
          </w:p>
        </w:tc>
        <w:tc>
          <w:tcPr>
            <w:tcW w:w="2245" w:type="dxa"/>
          </w:tcPr>
          <w:p w14:paraId="581950AD" w14:textId="08BC6C96" w:rsidR="002D2388" w:rsidRPr="00E93EB1" w:rsidRDefault="002D2388" w:rsidP="003B5BB2">
            <w:pPr>
              <w:pStyle w:val="ListParagraph"/>
              <w:tabs>
                <w:tab w:val="left" w:pos="567"/>
              </w:tabs>
              <w:spacing w:line="240" w:lineRule="auto"/>
              <w:ind w:left="0"/>
              <w:rPr>
                <w:rFonts w:ascii="Times New Roman" w:hAnsi="Times New Roman"/>
                <w:bCs/>
                <w:sz w:val="24"/>
                <w:szCs w:val="24"/>
              </w:rPr>
            </w:pPr>
          </w:p>
        </w:tc>
        <w:tc>
          <w:tcPr>
            <w:tcW w:w="1805" w:type="dxa"/>
          </w:tcPr>
          <w:p w14:paraId="5E38E898" w14:textId="49457593" w:rsidR="002D2388" w:rsidRPr="00E93EB1" w:rsidRDefault="002D2388" w:rsidP="003B5BB2">
            <w:pPr>
              <w:pStyle w:val="ListParagraph"/>
              <w:tabs>
                <w:tab w:val="left" w:pos="567"/>
              </w:tabs>
              <w:spacing w:line="240" w:lineRule="auto"/>
              <w:ind w:left="0"/>
              <w:rPr>
                <w:rFonts w:ascii="Times New Roman" w:hAnsi="Times New Roman"/>
                <w:bCs/>
                <w:sz w:val="24"/>
                <w:szCs w:val="24"/>
              </w:rPr>
            </w:pPr>
          </w:p>
        </w:tc>
      </w:tr>
    </w:tbl>
    <w:p w14:paraId="17AD2244" w14:textId="77777777" w:rsidR="002D2388" w:rsidRPr="00D6117E" w:rsidRDefault="002D2388" w:rsidP="00314A11">
      <w:pPr>
        <w:pStyle w:val="ListParagraph"/>
        <w:tabs>
          <w:tab w:val="left" w:pos="567"/>
        </w:tabs>
        <w:spacing w:line="240" w:lineRule="auto"/>
        <w:ind w:left="567" w:hanging="567"/>
        <w:rPr>
          <w:rFonts w:ascii="Times New Roman" w:hAnsi="Times New Roman"/>
          <w:b/>
          <w:sz w:val="24"/>
          <w:szCs w:val="24"/>
        </w:rPr>
      </w:pPr>
    </w:p>
    <w:sectPr w:rsidR="002D2388" w:rsidRPr="00D6117E" w:rsidSect="00450E2A">
      <w:headerReference w:type="default" r:id="rId14"/>
      <w:footerReference w:type="default" r:id="rId15"/>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6D380" w14:textId="77777777" w:rsidR="008D46EE" w:rsidRDefault="008D46EE" w:rsidP="0036287A">
      <w:pPr>
        <w:spacing w:after="0" w:line="240" w:lineRule="auto"/>
      </w:pPr>
      <w:r>
        <w:separator/>
      </w:r>
    </w:p>
  </w:endnote>
  <w:endnote w:type="continuationSeparator" w:id="0">
    <w:p w14:paraId="60DE43DB" w14:textId="77777777" w:rsidR="008D46EE" w:rsidRDefault="008D46EE"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850F9" w14:textId="77777777" w:rsidR="00450E2A" w:rsidRDefault="00450E2A" w:rsidP="00450E2A">
    <w:pPr>
      <w:pStyle w:val="Footer"/>
      <w:tabs>
        <w:tab w:val="clear" w:pos="4513"/>
        <w:tab w:val="clear" w:pos="9026"/>
        <w:tab w:val="center" w:pos="4666"/>
        <w:tab w:val="right" w:pos="9333"/>
      </w:tabs>
    </w:pPr>
    <w:r>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Pr>
        <w:rFonts w:ascii="Times New Roman" w:hAnsi="Times New Roman"/>
        <w:i/>
        <w:iCs/>
        <w:color w:val="FF0000"/>
        <w:sz w:val="16"/>
        <w:szCs w:val="24"/>
      </w:rPr>
      <w:t xml:space="preserve">Controlled Copy </w:t>
    </w:r>
    <w:r>
      <w:rPr>
        <w:rFonts w:ascii="Times New Roman" w:hAnsi="Times New Roman"/>
        <w:i/>
        <w:iCs/>
        <w:sz w:val="16"/>
        <w:szCs w:val="24"/>
      </w:rPr>
      <w:t>in Red.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B1B16" w14:textId="77777777" w:rsidR="008D46EE" w:rsidRDefault="008D46EE" w:rsidP="0036287A">
      <w:pPr>
        <w:spacing w:after="0" w:line="240" w:lineRule="auto"/>
      </w:pPr>
      <w:r>
        <w:separator/>
      </w:r>
    </w:p>
  </w:footnote>
  <w:footnote w:type="continuationSeparator" w:id="0">
    <w:p w14:paraId="0B12C7B5" w14:textId="77777777" w:rsidR="008D46EE" w:rsidRDefault="008D46EE"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47EB0150" w14:textId="77777777" w:rsidTr="00314A11">
      <w:trPr>
        <w:trHeight w:val="251"/>
      </w:trPr>
      <w:tc>
        <w:tcPr>
          <w:tcW w:w="1702" w:type="dxa"/>
          <w:vMerge w:val="restart"/>
          <w:vAlign w:val="center"/>
        </w:tcPr>
        <w:p w14:paraId="4F17A71B" w14:textId="736BCE8D" w:rsidR="00314A11" w:rsidRPr="001B4A42" w:rsidRDefault="009306B6" w:rsidP="000B4EA3">
          <w:pPr>
            <w:pStyle w:val="Header"/>
            <w:ind w:hanging="108"/>
            <w:jc w:val="center"/>
          </w:pPr>
          <w:r>
            <w:rPr>
              <w:noProof/>
            </w:rPr>
            <w:drawing>
              <wp:inline distT="0" distB="0" distL="0" distR="0" wp14:anchorId="3A74BB2F" wp14:editId="79B54CDD">
                <wp:extent cx="943610" cy="73342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33425"/>
                        </a:xfrm>
                        <a:prstGeom prst="rect">
                          <a:avLst/>
                        </a:prstGeom>
                        <a:noFill/>
                        <a:ln>
                          <a:noFill/>
                        </a:ln>
                      </pic:spPr>
                    </pic:pic>
                  </a:graphicData>
                </a:graphic>
              </wp:inline>
            </w:drawing>
          </w:r>
        </w:p>
      </w:tc>
      <w:tc>
        <w:tcPr>
          <w:tcW w:w="4394" w:type="dxa"/>
        </w:tcPr>
        <w:p w14:paraId="59729D62" w14:textId="77777777" w:rsidR="00314A11" w:rsidRPr="001B4A42" w:rsidRDefault="00B075FF"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1D0CABFE"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0A2EFEA0" w14:textId="77777777" w:rsidR="00314A11" w:rsidRPr="002E7889" w:rsidRDefault="006615C2" w:rsidP="0006470D">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06470D">
            <w:rPr>
              <w:rFonts w:ascii="Times New Roman" w:hAnsi="Times New Roman"/>
              <w:b/>
            </w:rPr>
            <w:t>/PROD</w:t>
          </w:r>
          <w:r>
            <w:rPr>
              <w:rFonts w:ascii="Times New Roman" w:hAnsi="Times New Roman"/>
              <w:b/>
              <w:szCs w:val="24"/>
            </w:rPr>
            <w:t>/WI</w:t>
          </w:r>
          <w:r w:rsidRPr="00833D9A">
            <w:rPr>
              <w:rFonts w:ascii="Times New Roman" w:hAnsi="Times New Roman"/>
              <w:b/>
            </w:rPr>
            <w:t xml:space="preserve"> </w:t>
          </w:r>
          <w:r w:rsidR="00833D9A" w:rsidRPr="00833D9A">
            <w:rPr>
              <w:rFonts w:ascii="Times New Roman" w:hAnsi="Times New Roman"/>
              <w:b/>
            </w:rPr>
            <w:t>/02</w:t>
          </w:r>
        </w:p>
      </w:tc>
    </w:tr>
    <w:tr w:rsidR="00314A11" w:rsidRPr="001B4A42" w14:paraId="6A8A6674" w14:textId="77777777" w:rsidTr="00314A11">
      <w:trPr>
        <w:trHeight w:val="143"/>
      </w:trPr>
      <w:tc>
        <w:tcPr>
          <w:tcW w:w="1702" w:type="dxa"/>
          <w:vMerge/>
        </w:tcPr>
        <w:p w14:paraId="1D9E34F4" w14:textId="77777777" w:rsidR="00314A11" w:rsidRPr="001B4A42" w:rsidRDefault="00314A11" w:rsidP="003F30BD">
          <w:pPr>
            <w:pStyle w:val="Header"/>
          </w:pPr>
        </w:p>
      </w:tc>
      <w:tc>
        <w:tcPr>
          <w:tcW w:w="4394" w:type="dxa"/>
        </w:tcPr>
        <w:p w14:paraId="596234C7"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278FA2B7"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4C6219F3" w14:textId="37872F2C" w:rsidR="00314A11" w:rsidRPr="00550080" w:rsidRDefault="00165DE3" w:rsidP="00B2096D">
          <w:pPr>
            <w:pStyle w:val="Header"/>
            <w:rPr>
              <w:rFonts w:ascii="Times New Roman" w:hAnsi="Times New Roman"/>
              <w:b/>
            </w:rPr>
          </w:pPr>
          <w:r>
            <w:rPr>
              <w:rFonts w:ascii="Times New Roman" w:hAnsi="Times New Roman"/>
              <w:b/>
            </w:rPr>
            <w:t>15.07.2022</w:t>
          </w:r>
        </w:p>
      </w:tc>
    </w:tr>
    <w:tr w:rsidR="00314A11" w:rsidRPr="001B4A42" w14:paraId="20610320" w14:textId="77777777" w:rsidTr="00314A11">
      <w:trPr>
        <w:trHeight w:val="143"/>
      </w:trPr>
      <w:tc>
        <w:tcPr>
          <w:tcW w:w="1702" w:type="dxa"/>
          <w:vMerge/>
        </w:tcPr>
        <w:p w14:paraId="5A894E8D" w14:textId="77777777" w:rsidR="00314A11" w:rsidRPr="001B4A42" w:rsidRDefault="00314A11" w:rsidP="003F30BD">
          <w:pPr>
            <w:pStyle w:val="Header"/>
          </w:pPr>
        </w:p>
      </w:tc>
      <w:tc>
        <w:tcPr>
          <w:tcW w:w="4394" w:type="dxa"/>
          <w:vMerge w:val="restart"/>
          <w:vAlign w:val="center"/>
        </w:tcPr>
        <w:p w14:paraId="60974BF7" w14:textId="62BFEC6B" w:rsidR="00314A11" w:rsidRPr="001B4A42" w:rsidRDefault="00314A11" w:rsidP="00483A65">
          <w:pPr>
            <w:pStyle w:val="Header"/>
            <w:ind w:left="-70"/>
            <w:jc w:val="center"/>
            <w:rPr>
              <w:rFonts w:ascii="Times New Roman" w:hAnsi="Times New Roman"/>
              <w:b/>
            </w:rPr>
          </w:pPr>
          <w:r w:rsidRPr="009532E4">
            <w:rPr>
              <w:rFonts w:ascii="Times New Roman" w:hAnsi="Times New Roman"/>
              <w:b/>
            </w:rPr>
            <w:t>Work Instructions for</w:t>
          </w:r>
          <w:r w:rsidR="00483A65">
            <w:rPr>
              <w:rFonts w:ascii="Times New Roman" w:hAnsi="Times New Roman"/>
              <w:b/>
            </w:rPr>
            <w:t xml:space="preserve"> Blowing </w:t>
          </w:r>
          <w:r w:rsidR="00F402D4">
            <w:rPr>
              <w:rFonts w:ascii="Times New Roman" w:hAnsi="Times New Roman"/>
              <w:b/>
            </w:rPr>
            <w:t>in</w:t>
          </w:r>
          <w:r w:rsidR="00483A65">
            <w:rPr>
              <w:rFonts w:ascii="Times New Roman" w:hAnsi="Times New Roman"/>
              <w:b/>
            </w:rPr>
            <w:t xml:space="preserve"> Operation</w:t>
          </w:r>
        </w:p>
      </w:tc>
      <w:tc>
        <w:tcPr>
          <w:tcW w:w="1701" w:type="dxa"/>
        </w:tcPr>
        <w:p w14:paraId="274A2D48"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63B7E1DF" w14:textId="683917B4" w:rsidR="00314A11" w:rsidRPr="002E7889" w:rsidRDefault="00314A11" w:rsidP="005F258D">
          <w:pPr>
            <w:pStyle w:val="Header"/>
            <w:rPr>
              <w:rFonts w:ascii="Times New Roman" w:hAnsi="Times New Roman"/>
              <w:b/>
            </w:rPr>
          </w:pPr>
          <w:r>
            <w:rPr>
              <w:rFonts w:ascii="Times New Roman" w:hAnsi="Times New Roman"/>
              <w:b/>
            </w:rPr>
            <w:t>0</w:t>
          </w:r>
          <w:r w:rsidR="00165DE3">
            <w:rPr>
              <w:rFonts w:ascii="Times New Roman" w:hAnsi="Times New Roman"/>
              <w:b/>
            </w:rPr>
            <w:t>5</w:t>
          </w:r>
        </w:p>
      </w:tc>
    </w:tr>
    <w:tr w:rsidR="00314A11" w:rsidRPr="001B4A42" w14:paraId="7F7D353B" w14:textId="77777777" w:rsidTr="00314A11">
      <w:trPr>
        <w:trHeight w:val="143"/>
      </w:trPr>
      <w:tc>
        <w:tcPr>
          <w:tcW w:w="1702" w:type="dxa"/>
          <w:vMerge/>
        </w:tcPr>
        <w:p w14:paraId="44C1B7AB" w14:textId="77777777" w:rsidR="00314A11" w:rsidRPr="001B4A42" w:rsidRDefault="00314A11" w:rsidP="003F30BD">
          <w:pPr>
            <w:pStyle w:val="Header"/>
          </w:pPr>
        </w:p>
      </w:tc>
      <w:tc>
        <w:tcPr>
          <w:tcW w:w="4394" w:type="dxa"/>
          <w:vMerge/>
        </w:tcPr>
        <w:p w14:paraId="56AFFB2E" w14:textId="77777777" w:rsidR="00314A11" w:rsidRPr="001B4A42" w:rsidRDefault="00314A11" w:rsidP="003F30BD">
          <w:pPr>
            <w:pStyle w:val="Header"/>
            <w:jc w:val="center"/>
            <w:rPr>
              <w:rFonts w:ascii="Times New Roman" w:hAnsi="Times New Roman"/>
              <w:b/>
            </w:rPr>
          </w:pPr>
        </w:p>
      </w:tc>
      <w:tc>
        <w:tcPr>
          <w:tcW w:w="1701" w:type="dxa"/>
        </w:tcPr>
        <w:p w14:paraId="3843E84E"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2033D4F3"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3F4258">
            <w:rPr>
              <w:rFonts w:ascii="Times New Roman" w:hAnsi="Times New Roman"/>
              <w:b/>
              <w:noProof/>
            </w:rPr>
            <w:t>1</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3F4258">
            <w:rPr>
              <w:rFonts w:ascii="Times New Roman" w:hAnsi="Times New Roman"/>
              <w:b/>
              <w:noProof/>
            </w:rPr>
            <w:t>6</w:t>
          </w:r>
          <w:r w:rsidRPr="002E7889">
            <w:rPr>
              <w:rFonts w:ascii="Times New Roman" w:hAnsi="Times New Roman"/>
              <w:b/>
            </w:rPr>
            <w:fldChar w:fldCharType="end"/>
          </w:r>
        </w:p>
      </w:tc>
    </w:tr>
  </w:tbl>
  <w:p w14:paraId="0170192A"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026"/>
    <w:multiLevelType w:val="multilevel"/>
    <w:tmpl w:val="D116B0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73292"/>
    <w:multiLevelType w:val="multilevel"/>
    <w:tmpl w:val="AC6E7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031E89"/>
    <w:multiLevelType w:val="multilevel"/>
    <w:tmpl w:val="30F0BC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93635"/>
    <w:multiLevelType w:val="multilevel"/>
    <w:tmpl w:val="8F8ED4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E565C0"/>
    <w:multiLevelType w:val="multilevel"/>
    <w:tmpl w:val="83B2AF4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575040"/>
    <w:multiLevelType w:val="multilevel"/>
    <w:tmpl w:val="BFA236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C64693"/>
    <w:multiLevelType w:val="multilevel"/>
    <w:tmpl w:val="58A4F6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D20E91"/>
    <w:multiLevelType w:val="multilevel"/>
    <w:tmpl w:val="4920AEFA"/>
    <w:lvl w:ilvl="0">
      <w:start w:val="1"/>
      <w:numFmt w:val="decimal"/>
      <w:lvlText w:val="%1.0"/>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5AA0A19"/>
    <w:multiLevelType w:val="multilevel"/>
    <w:tmpl w:val="2F0062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D5212F"/>
    <w:multiLevelType w:val="multilevel"/>
    <w:tmpl w:val="73260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CC1BAE"/>
    <w:multiLevelType w:val="hybridMultilevel"/>
    <w:tmpl w:val="19D09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9310E2"/>
    <w:multiLevelType w:val="singleLevel"/>
    <w:tmpl w:val="3DFECDEC"/>
    <w:lvl w:ilvl="0">
      <w:start w:val="1"/>
      <w:numFmt w:val="decimal"/>
      <w:lvlText w:val="%1."/>
      <w:lvlJc w:val="left"/>
      <w:pPr>
        <w:tabs>
          <w:tab w:val="num" w:pos="720"/>
        </w:tabs>
        <w:ind w:left="720" w:hanging="360"/>
      </w:pPr>
      <w:rPr>
        <w:b w:val="0"/>
      </w:rPr>
    </w:lvl>
  </w:abstractNum>
  <w:abstractNum w:abstractNumId="12" w15:restartNumberingAfterBreak="0">
    <w:nsid w:val="547543EE"/>
    <w:multiLevelType w:val="multilevel"/>
    <w:tmpl w:val="92C619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DA08F8"/>
    <w:multiLevelType w:val="multilevel"/>
    <w:tmpl w:val="655609D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247623"/>
    <w:multiLevelType w:val="multilevel"/>
    <w:tmpl w:val="BC9EB2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9C1D3B"/>
    <w:multiLevelType w:val="multilevel"/>
    <w:tmpl w:val="2DD494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3E4C18"/>
    <w:multiLevelType w:val="multilevel"/>
    <w:tmpl w:val="D5B872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D0205B"/>
    <w:multiLevelType w:val="multilevel"/>
    <w:tmpl w:val="D4EE2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5769936">
    <w:abstractNumId w:val="9"/>
  </w:num>
  <w:num w:numId="2" w16cid:durableId="862326938">
    <w:abstractNumId w:val="17"/>
  </w:num>
  <w:num w:numId="3" w16cid:durableId="162815162">
    <w:abstractNumId w:val="2"/>
  </w:num>
  <w:num w:numId="4" w16cid:durableId="540745818">
    <w:abstractNumId w:val="5"/>
  </w:num>
  <w:num w:numId="5" w16cid:durableId="900486410">
    <w:abstractNumId w:val="3"/>
  </w:num>
  <w:num w:numId="6" w16cid:durableId="1777368327">
    <w:abstractNumId w:val="0"/>
  </w:num>
  <w:num w:numId="7" w16cid:durableId="923612040">
    <w:abstractNumId w:val="6"/>
  </w:num>
  <w:num w:numId="8" w16cid:durableId="447161932">
    <w:abstractNumId w:val="14"/>
  </w:num>
  <w:num w:numId="9" w16cid:durableId="1728915439">
    <w:abstractNumId w:val="15"/>
  </w:num>
  <w:num w:numId="10" w16cid:durableId="675499237">
    <w:abstractNumId w:val="4"/>
  </w:num>
  <w:num w:numId="11" w16cid:durableId="1559121703">
    <w:abstractNumId w:val="13"/>
  </w:num>
  <w:num w:numId="12" w16cid:durableId="749691010">
    <w:abstractNumId w:val="16"/>
  </w:num>
  <w:num w:numId="13" w16cid:durableId="21906563">
    <w:abstractNumId w:val="1"/>
  </w:num>
  <w:num w:numId="14" w16cid:durableId="2105608141">
    <w:abstractNumId w:val="12"/>
  </w:num>
  <w:num w:numId="15" w16cid:durableId="210044320">
    <w:abstractNumId w:val="8"/>
  </w:num>
  <w:num w:numId="16" w16cid:durableId="1736665701">
    <w:abstractNumId w:val="11"/>
    <w:lvlOverride w:ilvl="0">
      <w:startOverride w:val="1"/>
    </w:lvlOverride>
  </w:num>
  <w:num w:numId="17" w16cid:durableId="547036798">
    <w:abstractNumId w:val="7"/>
  </w:num>
  <w:num w:numId="18" w16cid:durableId="1760255588">
    <w:abstractNumId w:val="10"/>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bha Vaikunth Gawas">
    <w15:presenceInfo w15:providerId="AD" w15:userId="S::00015386@vedanta.co.in::6c6a349a-8fb8-4e34-944d-f9a7a04fbd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28E9"/>
    <w:rsid w:val="0000778D"/>
    <w:rsid w:val="00011950"/>
    <w:rsid w:val="00013488"/>
    <w:rsid w:val="0003432F"/>
    <w:rsid w:val="00042ED0"/>
    <w:rsid w:val="000507C5"/>
    <w:rsid w:val="00056BB9"/>
    <w:rsid w:val="0006470D"/>
    <w:rsid w:val="00065A31"/>
    <w:rsid w:val="00080DE6"/>
    <w:rsid w:val="00094109"/>
    <w:rsid w:val="00094FD3"/>
    <w:rsid w:val="00096543"/>
    <w:rsid w:val="000B1E7D"/>
    <w:rsid w:val="000B2820"/>
    <w:rsid w:val="000B4EA3"/>
    <w:rsid w:val="000B6B3F"/>
    <w:rsid w:val="000C6F31"/>
    <w:rsid w:val="000D428B"/>
    <w:rsid w:val="000D4439"/>
    <w:rsid w:val="000E4E6C"/>
    <w:rsid w:val="000F5195"/>
    <w:rsid w:val="000F6633"/>
    <w:rsid w:val="00107221"/>
    <w:rsid w:val="00114022"/>
    <w:rsid w:val="00126B4C"/>
    <w:rsid w:val="00126E92"/>
    <w:rsid w:val="001305A2"/>
    <w:rsid w:val="00135E34"/>
    <w:rsid w:val="001426F5"/>
    <w:rsid w:val="00145919"/>
    <w:rsid w:val="001560B1"/>
    <w:rsid w:val="00162B88"/>
    <w:rsid w:val="00165DE3"/>
    <w:rsid w:val="00172225"/>
    <w:rsid w:val="00174AAA"/>
    <w:rsid w:val="001753A1"/>
    <w:rsid w:val="0018029F"/>
    <w:rsid w:val="00180982"/>
    <w:rsid w:val="00182131"/>
    <w:rsid w:val="00182DBA"/>
    <w:rsid w:val="00182F82"/>
    <w:rsid w:val="001854B6"/>
    <w:rsid w:val="001A1398"/>
    <w:rsid w:val="001A280C"/>
    <w:rsid w:val="001A78A2"/>
    <w:rsid w:val="001B21B7"/>
    <w:rsid w:val="001B3F1A"/>
    <w:rsid w:val="001B4A42"/>
    <w:rsid w:val="001B5D11"/>
    <w:rsid w:val="001C0E7E"/>
    <w:rsid w:val="001E025D"/>
    <w:rsid w:val="00212B0B"/>
    <w:rsid w:val="00213467"/>
    <w:rsid w:val="00233524"/>
    <w:rsid w:val="0023499B"/>
    <w:rsid w:val="00235C88"/>
    <w:rsid w:val="00241BB7"/>
    <w:rsid w:val="00256539"/>
    <w:rsid w:val="00261044"/>
    <w:rsid w:val="00271BAF"/>
    <w:rsid w:val="00283E16"/>
    <w:rsid w:val="00290DF6"/>
    <w:rsid w:val="002A4742"/>
    <w:rsid w:val="002B2F77"/>
    <w:rsid w:val="002B54E5"/>
    <w:rsid w:val="002C3922"/>
    <w:rsid w:val="002C4D35"/>
    <w:rsid w:val="002C795B"/>
    <w:rsid w:val="002D2388"/>
    <w:rsid w:val="002D4D2B"/>
    <w:rsid w:val="002D5A01"/>
    <w:rsid w:val="002E7889"/>
    <w:rsid w:val="002F51EE"/>
    <w:rsid w:val="002F7E19"/>
    <w:rsid w:val="00301DFB"/>
    <w:rsid w:val="0030597A"/>
    <w:rsid w:val="00314A11"/>
    <w:rsid w:val="00333FA7"/>
    <w:rsid w:val="00345592"/>
    <w:rsid w:val="003508CE"/>
    <w:rsid w:val="00352E94"/>
    <w:rsid w:val="00360D23"/>
    <w:rsid w:val="0036287A"/>
    <w:rsid w:val="00364E07"/>
    <w:rsid w:val="0037211A"/>
    <w:rsid w:val="003760F3"/>
    <w:rsid w:val="00391C62"/>
    <w:rsid w:val="00392A3A"/>
    <w:rsid w:val="00396915"/>
    <w:rsid w:val="00397384"/>
    <w:rsid w:val="00397EAD"/>
    <w:rsid w:val="003A5003"/>
    <w:rsid w:val="003B0144"/>
    <w:rsid w:val="003B12BA"/>
    <w:rsid w:val="003B404E"/>
    <w:rsid w:val="003C06A1"/>
    <w:rsid w:val="003C0C0D"/>
    <w:rsid w:val="003E1AF2"/>
    <w:rsid w:val="003F30BD"/>
    <w:rsid w:val="003F387F"/>
    <w:rsid w:val="003F4258"/>
    <w:rsid w:val="003F7DB8"/>
    <w:rsid w:val="00400AAC"/>
    <w:rsid w:val="00402933"/>
    <w:rsid w:val="00407183"/>
    <w:rsid w:val="00421C5F"/>
    <w:rsid w:val="004248CF"/>
    <w:rsid w:val="00425515"/>
    <w:rsid w:val="00446F1F"/>
    <w:rsid w:val="00450E2A"/>
    <w:rsid w:val="00483A65"/>
    <w:rsid w:val="004A0851"/>
    <w:rsid w:val="004A525E"/>
    <w:rsid w:val="004A6BDF"/>
    <w:rsid w:val="004B08DA"/>
    <w:rsid w:val="004B0E5D"/>
    <w:rsid w:val="004C4123"/>
    <w:rsid w:val="004C7768"/>
    <w:rsid w:val="004E2A68"/>
    <w:rsid w:val="004E33B4"/>
    <w:rsid w:val="004F1BCA"/>
    <w:rsid w:val="004F2A47"/>
    <w:rsid w:val="004F2DA1"/>
    <w:rsid w:val="004F71D1"/>
    <w:rsid w:val="0050223F"/>
    <w:rsid w:val="005112D9"/>
    <w:rsid w:val="00524E45"/>
    <w:rsid w:val="00535C8B"/>
    <w:rsid w:val="00540267"/>
    <w:rsid w:val="005414A3"/>
    <w:rsid w:val="005458D3"/>
    <w:rsid w:val="00550080"/>
    <w:rsid w:val="0055046A"/>
    <w:rsid w:val="00552A9C"/>
    <w:rsid w:val="005570A0"/>
    <w:rsid w:val="00567439"/>
    <w:rsid w:val="005726CC"/>
    <w:rsid w:val="00573AE1"/>
    <w:rsid w:val="00583DF7"/>
    <w:rsid w:val="00586E33"/>
    <w:rsid w:val="005871FF"/>
    <w:rsid w:val="00587DC4"/>
    <w:rsid w:val="00592789"/>
    <w:rsid w:val="005A0852"/>
    <w:rsid w:val="005A1FB6"/>
    <w:rsid w:val="005C4234"/>
    <w:rsid w:val="005D436D"/>
    <w:rsid w:val="005D59AB"/>
    <w:rsid w:val="005E1D4D"/>
    <w:rsid w:val="005E6E8C"/>
    <w:rsid w:val="005F1195"/>
    <w:rsid w:val="005F244F"/>
    <w:rsid w:val="005F258D"/>
    <w:rsid w:val="005F5011"/>
    <w:rsid w:val="00611FB8"/>
    <w:rsid w:val="00636E54"/>
    <w:rsid w:val="00646FE5"/>
    <w:rsid w:val="006545C9"/>
    <w:rsid w:val="006562AA"/>
    <w:rsid w:val="006615C2"/>
    <w:rsid w:val="00667DAD"/>
    <w:rsid w:val="00676577"/>
    <w:rsid w:val="00684AFE"/>
    <w:rsid w:val="006868A6"/>
    <w:rsid w:val="006A4AED"/>
    <w:rsid w:val="006A5A97"/>
    <w:rsid w:val="006B2F04"/>
    <w:rsid w:val="006C3D3D"/>
    <w:rsid w:val="006C758E"/>
    <w:rsid w:val="006D0CA9"/>
    <w:rsid w:val="006D7CF2"/>
    <w:rsid w:val="006E1C49"/>
    <w:rsid w:val="006E64E5"/>
    <w:rsid w:val="006F3D6B"/>
    <w:rsid w:val="0070550E"/>
    <w:rsid w:val="0076462F"/>
    <w:rsid w:val="00764EC8"/>
    <w:rsid w:val="0077479B"/>
    <w:rsid w:val="0077498C"/>
    <w:rsid w:val="007803C1"/>
    <w:rsid w:val="00780603"/>
    <w:rsid w:val="007823C5"/>
    <w:rsid w:val="00783164"/>
    <w:rsid w:val="00784F70"/>
    <w:rsid w:val="00786C61"/>
    <w:rsid w:val="00792636"/>
    <w:rsid w:val="007A2DF2"/>
    <w:rsid w:val="007C3411"/>
    <w:rsid w:val="007D4636"/>
    <w:rsid w:val="007E45E9"/>
    <w:rsid w:val="007E729E"/>
    <w:rsid w:val="007F4B98"/>
    <w:rsid w:val="007F5A73"/>
    <w:rsid w:val="008055C6"/>
    <w:rsid w:val="00813648"/>
    <w:rsid w:val="00817C7F"/>
    <w:rsid w:val="00823665"/>
    <w:rsid w:val="00833D9A"/>
    <w:rsid w:val="00835BA2"/>
    <w:rsid w:val="0084231A"/>
    <w:rsid w:val="008429AB"/>
    <w:rsid w:val="00842F0E"/>
    <w:rsid w:val="00846CB2"/>
    <w:rsid w:val="00847F5A"/>
    <w:rsid w:val="00854C57"/>
    <w:rsid w:val="00862B60"/>
    <w:rsid w:val="0087258E"/>
    <w:rsid w:val="00880116"/>
    <w:rsid w:val="00880722"/>
    <w:rsid w:val="00880EAB"/>
    <w:rsid w:val="00893B60"/>
    <w:rsid w:val="00893C0B"/>
    <w:rsid w:val="008942EE"/>
    <w:rsid w:val="00895912"/>
    <w:rsid w:val="008A4AF0"/>
    <w:rsid w:val="008B07EE"/>
    <w:rsid w:val="008B29E1"/>
    <w:rsid w:val="008B3AB2"/>
    <w:rsid w:val="008C6013"/>
    <w:rsid w:val="008D3AF0"/>
    <w:rsid w:val="008D46EE"/>
    <w:rsid w:val="008E5D61"/>
    <w:rsid w:val="008E63C8"/>
    <w:rsid w:val="008F0F70"/>
    <w:rsid w:val="0091446E"/>
    <w:rsid w:val="00915013"/>
    <w:rsid w:val="00917959"/>
    <w:rsid w:val="00923E3D"/>
    <w:rsid w:val="009304D4"/>
    <w:rsid w:val="009306B6"/>
    <w:rsid w:val="00934689"/>
    <w:rsid w:val="00935381"/>
    <w:rsid w:val="009359B4"/>
    <w:rsid w:val="00940F5F"/>
    <w:rsid w:val="009532E4"/>
    <w:rsid w:val="009610CD"/>
    <w:rsid w:val="0096703D"/>
    <w:rsid w:val="00970FA4"/>
    <w:rsid w:val="00970FFB"/>
    <w:rsid w:val="00975C88"/>
    <w:rsid w:val="00976CD5"/>
    <w:rsid w:val="00980FC7"/>
    <w:rsid w:val="009846F0"/>
    <w:rsid w:val="009870E8"/>
    <w:rsid w:val="00996860"/>
    <w:rsid w:val="009C1CE2"/>
    <w:rsid w:val="009C2D3C"/>
    <w:rsid w:val="009D1C9B"/>
    <w:rsid w:val="009D2CED"/>
    <w:rsid w:val="009E296D"/>
    <w:rsid w:val="009E5F19"/>
    <w:rsid w:val="009F1874"/>
    <w:rsid w:val="009F3933"/>
    <w:rsid w:val="00A15D03"/>
    <w:rsid w:val="00A2079D"/>
    <w:rsid w:val="00A37D0F"/>
    <w:rsid w:val="00A41452"/>
    <w:rsid w:val="00A42A6A"/>
    <w:rsid w:val="00A45D18"/>
    <w:rsid w:val="00A506BA"/>
    <w:rsid w:val="00A51C84"/>
    <w:rsid w:val="00A5482D"/>
    <w:rsid w:val="00A60A96"/>
    <w:rsid w:val="00A66818"/>
    <w:rsid w:val="00A77874"/>
    <w:rsid w:val="00A95004"/>
    <w:rsid w:val="00A96663"/>
    <w:rsid w:val="00AA7818"/>
    <w:rsid w:val="00AB1375"/>
    <w:rsid w:val="00AB1C68"/>
    <w:rsid w:val="00AC09FE"/>
    <w:rsid w:val="00AD1315"/>
    <w:rsid w:val="00AD2669"/>
    <w:rsid w:val="00AD438C"/>
    <w:rsid w:val="00B04D1D"/>
    <w:rsid w:val="00B075FF"/>
    <w:rsid w:val="00B16E23"/>
    <w:rsid w:val="00B2096D"/>
    <w:rsid w:val="00B31114"/>
    <w:rsid w:val="00B4491C"/>
    <w:rsid w:val="00B44969"/>
    <w:rsid w:val="00B45C2E"/>
    <w:rsid w:val="00B60A33"/>
    <w:rsid w:val="00B80FF3"/>
    <w:rsid w:val="00B9260F"/>
    <w:rsid w:val="00B93C91"/>
    <w:rsid w:val="00B94D7B"/>
    <w:rsid w:val="00BA078B"/>
    <w:rsid w:val="00BA2F90"/>
    <w:rsid w:val="00BA3126"/>
    <w:rsid w:val="00BA7336"/>
    <w:rsid w:val="00BB1C50"/>
    <w:rsid w:val="00BB43A2"/>
    <w:rsid w:val="00BB481E"/>
    <w:rsid w:val="00BB7C42"/>
    <w:rsid w:val="00BC100C"/>
    <w:rsid w:val="00BC1CF2"/>
    <w:rsid w:val="00BC35C0"/>
    <w:rsid w:val="00BD6C5B"/>
    <w:rsid w:val="00BE2AC3"/>
    <w:rsid w:val="00BE64F7"/>
    <w:rsid w:val="00BF0CC7"/>
    <w:rsid w:val="00C05F98"/>
    <w:rsid w:val="00C1460A"/>
    <w:rsid w:val="00C35B6A"/>
    <w:rsid w:val="00C41BE2"/>
    <w:rsid w:val="00C46EB4"/>
    <w:rsid w:val="00C5314A"/>
    <w:rsid w:val="00C56A1E"/>
    <w:rsid w:val="00C67B70"/>
    <w:rsid w:val="00C70B3F"/>
    <w:rsid w:val="00C80CA5"/>
    <w:rsid w:val="00C82BBA"/>
    <w:rsid w:val="00C877A8"/>
    <w:rsid w:val="00C90B17"/>
    <w:rsid w:val="00C956ED"/>
    <w:rsid w:val="00CA1F02"/>
    <w:rsid w:val="00CB0B9A"/>
    <w:rsid w:val="00CD32DD"/>
    <w:rsid w:val="00CE4E43"/>
    <w:rsid w:val="00CE663D"/>
    <w:rsid w:val="00D00594"/>
    <w:rsid w:val="00D119B6"/>
    <w:rsid w:val="00D1438A"/>
    <w:rsid w:val="00D14DDA"/>
    <w:rsid w:val="00D332DF"/>
    <w:rsid w:val="00D5367B"/>
    <w:rsid w:val="00D57BEF"/>
    <w:rsid w:val="00D6117E"/>
    <w:rsid w:val="00D72D0E"/>
    <w:rsid w:val="00D779C6"/>
    <w:rsid w:val="00D84E9B"/>
    <w:rsid w:val="00D92675"/>
    <w:rsid w:val="00DA0EBD"/>
    <w:rsid w:val="00DC19A8"/>
    <w:rsid w:val="00DC5201"/>
    <w:rsid w:val="00DC5863"/>
    <w:rsid w:val="00DD3AEE"/>
    <w:rsid w:val="00DD76B3"/>
    <w:rsid w:val="00DF036E"/>
    <w:rsid w:val="00E2148F"/>
    <w:rsid w:val="00E33B43"/>
    <w:rsid w:val="00E34426"/>
    <w:rsid w:val="00E36E34"/>
    <w:rsid w:val="00E51316"/>
    <w:rsid w:val="00E62BCD"/>
    <w:rsid w:val="00E62FC7"/>
    <w:rsid w:val="00E77A52"/>
    <w:rsid w:val="00E80860"/>
    <w:rsid w:val="00E811B3"/>
    <w:rsid w:val="00E92A83"/>
    <w:rsid w:val="00E94640"/>
    <w:rsid w:val="00EA1990"/>
    <w:rsid w:val="00EB337F"/>
    <w:rsid w:val="00EB70B4"/>
    <w:rsid w:val="00EB7F34"/>
    <w:rsid w:val="00ED5182"/>
    <w:rsid w:val="00ED6A4C"/>
    <w:rsid w:val="00ED7C07"/>
    <w:rsid w:val="00EE0FB6"/>
    <w:rsid w:val="00F01E29"/>
    <w:rsid w:val="00F04A74"/>
    <w:rsid w:val="00F124A7"/>
    <w:rsid w:val="00F14E37"/>
    <w:rsid w:val="00F2199F"/>
    <w:rsid w:val="00F23F5C"/>
    <w:rsid w:val="00F24EE3"/>
    <w:rsid w:val="00F402D4"/>
    <w:rsid w:val="00F45C75"/>
    <w:rsid w:val="00F5486C"/>
    <w:rsid w:val="00F7339F"/>
    <w:rsid w:val="00F80D04"/>
    <w:rsid w:val="00F83662"/>
    <w:rsid w:val="00F85236"/>
    <w:rsid w:val="00F90E49"/>
    <w:rsid w:val="00FA0A8E"/>
    <w:rsid w:val="00FA664D"/>
    <w:rsid w:val="00FA69D7"/>
    <w:rsid w:val="00FA734D"/>
    <w:rsid w:val="00FB2C19"/>
    <w:rsid w:val="00FB6A12"/>
    <w:rsid w:val="00FC29E1"/>
    <w:rsid w:val="00FC3E28"/>
    <w:rsid w:val="00FC61CD"/>
    <w:rsid w:val="00FD5028"/>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64A60"/>
  <w15:docId w15:val="{02FC410D-BE1A-4107-9326-7BB8C82E2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483A65"/>
    <w:pPr>
      <w:spacing w:before="100" w:beforeAutospacing="1" w:after="100" w:afterAutospacing="1" w:line="240" w:lineRule="auto"/>
    </w:pPr>
    <w:rPr>
      <w:rFonts w:ascii="Times New Roman" w:hAnsi="Times New Roman"/>
      <w:sz w:val="24"/>
      <w:szCs w:val="24"/>
    </w:rPr>
  </w:style>
  <w:style w:type="paragraph" w:customStyle="1" w:styleId="WW-BodyText2">
    <w:name w:val="WW-Body Text 2"/>
    <w:basedOn w:val="Normal"/>
    <w:rsid w:val="00483A65"/>
    <w:pPr>
      <w:tabs>
        <w:tab w:val="left" w:pos="720"/>
        <w:tab w:val="left" w:pos="1800"/>
      </w:tabs>
      <w:suppressAutoHyphens/>
      <w:spacing w:after="0" w:line="240" w:lineRule="auto"/>
      <w:jc w:val="both"/>
    </w:pPr>
    <w:rPr>
      <w:rFonts w:ascii="Times New Roman" w:hAnsi="Times New Roman"/>
      <w:sz w:val="24"/>
      <w:szCs w:val="20"/>
    </w:rPr>
  </w:style>
  <w:style w:type="paragraph" w:customStyle="1" w:styleId="WW-PlainText">
    <w:name w:val="WW-Plain Text"/>
    <w:basedOn w:val="Normal"/>
    <w:rsid w:val="00483A65"/>
    <w:pPr>
      <w:widowControl w:val="0"/>
      <w:suppressAutoHyphens/>
      <w:spacing w:after="0" w:line="240" w:lineRule="auto"/>
    </w:pPr>
    <w:rPr>
      <w:rFonts w:ascii="Courier New" w:hAnsi="Courier New"/>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Excel_Worksheet.xlsx"/><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Excel_97-2003_Worksheet.xls"/><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1466931-BC28-4C01-AED6-5A3501C14F81}">
  <ds:schemaRefs>
    <ds:schemaRef ds:uri="http://schemas.openxmlformats.org/officeDocument/2006/bibliography"/>
  </ds:schemaRefs>
</ds:datastoreItem>
</file>

<file path=customXml/itemProps2.xml><?xml version="1.0" encoding="utf-8"?>
<ds:datastoreItem xmlns:ds="http://schemas.openxmlformats.org/officeDocument/2006/customXml" ds:itemID="{14D87CF2-40A9-44EA-BCF2-ED1779E37CF8}"/>
</file>

<file path=customXml/itemProps3.xml><?xml version="1.0" encoding="utf-8"?>
<ds:datastoreItem xmlns:ds="http://schemas.openxmlformats.org/officeDocument/2006/customXml" ds:itemID="{6B60ED60-EEEB-44AA-BD89-8BE85D448D62}"/>
</file>

<file path=customXml/itemProps4.xml><?xml version="1.0" encoding="utf-8"?>
<ds:datastoreItem xmlns:ds="http://schemas.openxmlformats.org/officeDocument/2006/customXml" ds:itemID="{85740F75-4605-4353-BA4C-E6B9C38FFE29}"/>
</file>

<file path=docProps/app.xml><?xml version="1.0" encoding="utf-8"?>
<Properties xmlns="http://schemas.openxmlformats.org/officeDocument/2006/extended-properties" xmlns:vt="http://schemas.openxmlformats.org/officeDocument/2006/docPropsVTypes">
  <Template>Normal</Template>
  <TotalTime>190</TotalTime>
  <Pages>7</Pages>
  <Words>1451</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Lobha Vaikunth Gawas</cp:lastModifiedBy>
  <cp:revision>57</cp:revision>
  <cp:lastPrinted>2022-01-22T06:19:00Z</cp:lastPrinted>
  <dcterms:created xsi:type="dcterms:W3CDTF">2017-05-20T05:57:00Z</dcterms:created>
  <dcterms:modified xsi:type="dcterms:W3CDTF">2023-04-25T04:43:00Z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0x0101007E09428367BB6C478DCFDAEFD0D8ED51</vt:lpwstr>
  </property>
  <property fmtid="{D5CDD505-2E9C-101B-9397-08002B2CF9AE}" pid="3" name="Order">
    <vt:r8>940400</vt:r8>
  </property>
  <property fmtid="{D5CDD505-2E9C-101B-9397-08002B2CF9AE}" pid="4" name="_ExtendedDescription">
    <vt:lpwstr/>
  </property>
</Properties>
</file>